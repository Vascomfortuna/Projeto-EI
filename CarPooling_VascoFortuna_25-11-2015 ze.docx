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5EF0AF" w14:textId="77777777" w:rsidR="005F5ADA" w:rsidRDefault="005F5ADA" w:rsidP="005F5ADA">
      <w:pPr>
        <w:pStyle w:val="SubtitleCover"/>
        <w:pBdr>
          <w:top w:val="none" w:sz="0" w:space="0" w:color="auto"/>
        </w:pBdr>
        <w:rPr>
          <w:lang w:val="pt-PT"/>
        </w:rPr>
      </w:pPr>
    </w:p>
    <w:p w14:paraId="38444DFB" w14:textId="77777777" w:rsidR="005F5ADA" w:rsidRPr="00863484" w:rsidRDefault="005F5ADA" w:rsidP="005F5ADA">
      <w:pPr>
        <w:pStyle w:val="BodyText"/>
        <w:rPr>
          <w:lang w:val="pt-PT"/>
        </w:rPr>
      </w:pPr>
    </w:p>
    <w:p w14:paraId="2F7058F2" w14:textId="77777777" w:rsidR="005F5ADA" w:rsidRDefault="005F5ADA" w:rsidP="005F5ADA">
      <w:pPr>
        <w:pStyle w:val="BodyText"/>
        <w:rPr>
          <w:lang w:val="pt-PT"/>
        </w:rPr>
      </w:pPr>
    </w:p>
    <w:p w14:paraId="04110FB0" w14:textId="77777777" w:rsidR="005F5ADA" w:rsidRPr="005F3463" w:rsidRDefault="005F5ADA" w:rsidP="005F5ADA">
      <w:pPr>
        <w:pStyle w:val="BodyText"/>
        <w:rPr>
          <w:lang w:val="pt-PT"/>
        </w:rPr>
      </w:pPr>
    </w:p>
    <w:p w14:paraId="1D938943" w14:textId="77777777" w:rsidR="005F5ADA" w:rsidRPr="00120D5F" w:rsidRDefault="005F5ADA" w:rsidP="005F5ADA">
      <w:pPr>
        <w:pStyle w:val="TitleCover"/>
        <w:spacing w:after="0" w:line="360" w:lineRule="auto"/>
        <w:rPr>
          <w:sz w:val="40"/>
          <w:lang w:val="pt-PT"/>
        </w:rPr>
      </w:pPr>
      <w:r w:rsidRPr="00120D5F">
        <w:rPr>
          <w:sz w:val="40"/>
          <w:lang w:val="pt-PT"/>
        </w:rPr>
        <w:t>rELATÓRIO DE PROJETO</w:t>
      </w:r>
    </w:p>
    <w:p w14:paraId="40059D44" w14:textId="77777777" w:rsidR="005F5ADA" w:rsidRPr="00120D5F" w:rsidRDefault="005F5ADA" w:rsidP="005F5ADA">
      <w:pPr>
        <w:pStyle w:val="SubtitleCover"/>
        <w:pBdr>
          <w:top w:val="none" w:sz="0" w:space="0" w:color="auto"/>
        </w:pBdr>
        <w:spacing w:line="360" w:lineRule="auto"/>
        <w:rPr>
          <w:sz w:val="40"/>
          <w:lang w:val="pt-PT"/>
        </w:rPr>
      </w:pPr>
      <w:r>
        <w:rPr>
          <w:sz w:val="40"/>
          <w:lang w:val="pt-PT"/>
        </w:rPr>
        <w:t>CarPooling</w:t>
      </w:r>
    </w:p>
    <w:p w14:paraId="326F0FF2" w14:textId="77777777" w:rsidR="005F5ADA" w:rsidRPr="00120D5F" w:rsidRDefault="005F5ADA" w:rsidP="005F5ADA"/>
    <w:p w14:paraId="69C39360" w14:textId="77777777" w:rsidR="005F5ADA" w:rsidRPr="00120D5F" w:rsidRDefault="005F5ADA" w:rsidP="005F5ADA"/>
    <w:p w14:paraId="0EF9A943" w14:textId="77777777" w:rsidR="005F5ADA" w:rsidRDefault="005F5ADA" w:rsidP="005F5ADA">
      <w:pPr>
        <w:pStyle w:val="BodyText"/>
        <w:ind w:firstLine="0"/>
        <w:rPr>
          <w:lang w:val="pt-PT"/>
        </w:rPr>
      </w:pPr>
    </w:p>
    <w:p w14:paraId="1ADF2B96" w14:textId="77777777" w:rsidR="005F5ADA" w:rsidRPr="00120D5F" w:rsidRDefault="005F5ADA" w:rsidP="005F5ADA">
      <w:pPr>
        <w:pStyle w:val="BodyText"/>
        <w:ind w:firstLine="0"/>
        <w:rPr>
          <w:lang w:val="pt-PT"/>
        </w:rPr>
      </w:pPr>
    </w:p>
    <w:p w14:paraId="7E97CE77" w14:textId="77777777" w:rsidR="005F5ADA" w:rsidRDefault="005F5ADA" w:rsidP="005F5ADA">
      <w:pPr>
        <w:pStyle w:val="BodyText"/>
        <w:spacing w:after="0" w:line="480" w:lineRule="auto"/>
        <w:ind w:firstLine="0"/>
        <w:rPr>
          <w:lang w:val="pt-PT"/>
        </w:rPr>
      </w:pPr>
    </w:p>
    <w:p w14:paraId="20D8952E" w14:textId="77777777" w:rsidR="005F5ADA" w:rsidRPr="00F57DD5" w:rsidRDefault="005F5ADA" w:rsidP="005F5ADA">
      <w:pPr>
        <w:pStyle w:val="Subtitle"/>
        <w:spacing w:before="0" w:after="0" w:line="480" w:lineRule="auto"/>
        <w:rPr>
          <w:lang w:val="pt-PT"/>
        </w:rPr>
      </w:pPr>
      <w:r>
        <w:rPr>
          <w:lang w:val="pt-PT"/>
        </w:rPr>
        <w:t>Vasco manuel de deus lello fortuna</w:t>
      </w:r>
    </w:p>
    <w:p w14:paraId="2FDFD98F" w14:textId="77777777" w:rsidR="005F5ADA" w:rsidRDefault="005F5ADA" w:rsidP="005F5ADA">
      <w:pPr>
        <w:pStyle w:val="BodyText"/>
        <w:spacing w:after="0" w:line="480" w:lineRule="auto"/>
        <w:ind w:firstLine="0"/>
        <w:jc w:val="center"/>
        <w:rPr>
          <w:lang w:val="pt-PT"/>
        </w:rPr>
      </w:pPr>
      <w:r>
        <w:rPr>
          <w:lang w:val="pt-PT"/>
        </w:rPr>
        <w:t xml:space="preserve">RELATÓRIO PARA A OBTENÇÃO DO </w:t>
      </w:r>
      <w:r w:rsidRPr="003279E7">
        <w:rPr>
          <w:lang w:val="pt-PT"/>
        </w:rPr>
        <w:t xml:space="preserve">GRAU DE </w:t>
      </w:r>
      <w:r>
        <w:rPr>
          <w:lang w:val="pt-PT"/>
        </w:rPr>
        <w:t>LICENCIADO</w:t>
      </w:r>
    </w:p>
    <w:p w14:paraId="39AA003E" w14:textId="77777777" w:rsidR="005F5ADA" w:rsidRDefault="005F5ADA" w:rsidP="005F5ADA">
      <w:pPr>
        <w:pStyle w:val="BodyText"/>
        <w:spacing w:after="0" w:line="480" w:lineRule="auto"/>
        <w:ind w:firstLine="0"/>
        <w:jc w:val="center"/>
        <w:rPr>
          <w:lang w:val="pt-PT"/>
        </w:rPr>
      </w:pPr>
      <w:r>
        <w:rPr>
          <w:lang w:val="pt-PT"/>
        </w:rPr>
        <w:t>EM ENGENHARIA INFORMÁTICA</w:t>
      </w:r>
    </w:p>
    <w:p w14:paraId="49D81454" w14:textId="77777777" w:rsidR="005F5ADA" w:rsidRPr="00120D5F" w:rsidRDefault="005F5ADA" w:rsidP="005F5ADA">
      <w:pPr>
        <w:pStyle w:val="BodyText"/>
        <w:spacing w:after="0" w:line="480" w:lineRule="auto"/>
        <w:ind w:firstLine="0"/>
        <w:jc w:val="center"/>
        <w:rPr>
          <w:sz w:val="16"/>
          <w:szCs w:val="16"/>
          <w:lang w:val="pt-PT"/>
        </w:rPr>
      </w:pPr>
      <w:r>
        <w:rPr>
          <w:lang w:val="pt-PT"/>
        </w:rPr>
        <w:t>Novem</w:t>
      </w:r>
      <w:del w:id="0" w:author="José Fonseca" w:date="2015-11-27T11:35:00Z">
        <w:r w:rsidDel="00FC5379">
          <w:rPr>
            <w:lang w:val="pt-PT"/>
          </w:rPr>
          <w:delText>e</w:delText>
        </w:r>
      </w:del>
      <w:r>
        <w:rPr>
          <w:lang w:val="pt-PT"/>
        </w:rPr>
        <w:t>bro</w:t>
      </w:r>
      <w:r w:rsidRPr="00F57DD5">
        <w:rPr>
          <w:lang w:val="pt-PT"/>
        </w:rPr>
        <w:t>/</w:t>
      </w:r>
      <w:r>
        <w:rPr>
          <w:lang w:val="pt-PT"/>
        </w:rPr>
        <w:t>2015</w:t>
      </w:r>
      <w:r w:rsidRPr="00F57DD5">
        <w:rPr>
          <w:lang w:val="pt-PT"/>
        </w:rPr>
        <w:t xml:space="preserve"> </w:t>
      </w:r>
    </w:p>
    <w:p w14:paraId="0190B123" w14:textId="77777777" w:rsidR="005F5ADA" w:rsidRDefault="005F5ADA" w:rsidP="00257429">
      <w:pPr>
        <w:rPr>
          <w:rFonts w:asciiTheme="majorHAnsi" w:hAnsiTheme="majorHAnsi"/>
        </w:rPr>
      </w:pPr>
    </w:p>
    <w:p w14:paraId="26E83E4B" w14:textId="77777777" w:rsidR="003E57E8" w:rsidRDefault="005F5ADA">
      <w:pPr>
        <w:spacing w:line="276" w:lineRule="auto"/>
        <w:jc w:val="left"/>
        <w:rPr>
          <w:rFonts w:asciiTheme="majorHAnsi" w:hAnsiTheme="majorHAnsi"/>
        </w:rPr>
        <w:sectPr w:rsidR="003E57E8" w:rsidSect="0009190C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pgNumType w:fmt="upperRoman"/>
          <w:cols w:space="708"/>
          <w:docGrid w:linePitch="360"/>
        </w:sectPr>
      </w:pPr>
      <w:r>
        <w:rPr>
          <w:rFonts w:asciiTheme="majorHAnsi" w:hAnsiTheme="majorHAnsi"/>
        </w:rPr>
        <w:br w:type="page"/>
      </w:r>
    </w:p>
    <w:p w14:paraId="36AA8E07" w14:textId="77777777" w:rsidR="00F16201" w:rsidRDefault="00F16201" w:rsidP="00257429">
      <w:pPr>
        <w:rPr>
          <w:rFonts w:asciiTheme="majorHAnsi" w:hAnsiTheme="majorHAnsi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07375AA" wp14:editId="7875D558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76C29" w14:textId="77777777" w:rsidR="00F16201" w:rsidRPr="004D4E1E" w:rsidRDefault="00F16201" w:rsidP="00257429"/>
    <w:p w14:paraId="459D394F" w14:textId="77777777" w:rsidR="00F16201" w:rsidRPr="003369D8" w:rsidRDefault="00F16201" w:rsidP="00257429">
      <w:pPr>
        <w:rPr>
          <w:sz w:val="36"/>
        </w:rPr>
      </w:pPr>
    </w:p>
    <w:p w14:paraId="3BAC726D" w14:textId="77777777" w:rsidR="00F16201" w:rsidRPr="003369D8" w:rsidRDefault="00F16201" w:rsidP="00257429">
      <w:pPr>
        <w:jc w:val="center"/>
        <w:rPr>
          <w:sz w:val="40"/>
        </w:rPr>
      </w:pPr>
      <w:r w:rsidRPr="003369D8">
        <w:rPr>
          <w:sz w:val="40"/>
        </w:rPr>
        <w:t>Projeto de Informática</w:t>
      </w:r>
    </w:p>
    <w:p w14:paraId="61AE9A8F" w14:textId="77777777" w:rsidR="00F16201" w:rsidRPr="004D4E1E" w:rsidRDefault="00F16201" w:rsidP="00257429">
      <w:pPr>
        <w:jc w:val="center"/>
      </w:pPr>
      <w:r w:rsidRPr="004D4E1E">
        <w:t>2014/2015</w:t>
      </w:r>
    </w:p>
    <w:p w14:paraId="026C4D6C" w14:textId="77777777" w:rsidR="00F16201" w:rsidRPr="004D4E1E" w:rsidRDefault="00F16201" w:rsidP="00257429">
      <w:pPr>
        <w:jc w:val="center"/>
      </w:pPr>
    </w:p>
    <w:p w14:paraId="0FE2EA2D" w14:textId="77777777" w:rsidR="00F16201" w:rsidRPr="004D4E1E" w:rsidRDefault="00F16201" w:rsidP="00257429">
      <w:pPr>
        <w:jc w:val="center"/>
      </w:pPr>
    </w:p>
    <w:p w14:paraId="0F3E6DD6" w14:textId="77777777" w:rsidR="00F16201" w:rsidRPr="003369D8" w:rsidRDefault="00F16201" w:rsidP="00257429">
      <w:pPr>
        <w:jc w:val="center"/>
        <w:rPr>
          <w:color w:val="595959" w:themeColor="text1" w:themeTint="A6"/>
          <w:sz w:val="40"/>
        </w:rPr>
      </w:pPr>
      <w:proofErr w:type="spellStart"/>
      <w:r w:rsidRPr="003369D8">
        <w:rPr>
          <w:sz w:val="40"/>
        </w:rPr>
        <w:t>Car</w:t>
      </w:r>
      <w:proofErr w:type="spellEnd"/>
      <w:r w:rsidRPr="003369D8">
        <w:rPr>
          <w:sz w:val="40"/>
        </w:rPr>
        <w:t xml:space="preserve"> </w:t>
      </w:r>
      <w:proofErr w:type="spellStart"/>
      <w:r w:rsidRPr="003369D8">
        <w:rPr>
          <w:sz w:val="40"/>
        </w:rPr>
        <w:t>Pooling</w:t>
      </w:r>
      <w:proofErr w:type="spellEnd"/>
    </w:p>
    <w:p w14:paraId="690858AC" w14:textId="77777777" w:rsidR="00F16201" w:rsidRDefault="00F16201" w:rsidP="00257429"/>
    <w:p w14:paraId="003EA597" w14:textId="77777777" w:rsidR="00F16201" w:rsidRDefault="00F16201" w:rsidP="00257429"/>
    <w:p w14:paraId="7E6342EE" w14:textId="77777777" w:rsidR="00F16201" w:rsidRDefault="00F16201" w:rsidP="00257429"/>
    <w:p w14:paraId="410BA3B1" w14:textId="77777777" w:rsidR="00F16201" w:rsidRDefault="00F16201" w:rsidP="003E57E8">
      <w:pPr>
        <w:jc w:val="center"/>
      </w:pPr>
    </w:p>
    <w:p w14:paraId="76938F7E" w14:textId="77777777" w:rsidR="00F16201" w:rsidRDefault="003369D8" w:rsidP="003E57E8">
      <w:pPr>
        <w:jc w:val="center"/>
      </w:pPr>
      <w:r>
        <w:t>Orientador:</w:t>
      </w:r>
      <w:r w:rsidR="003E57E8">
        <w:t xml:space="preserve"> </w:t>
      </w:r>
      <w:r>
        <w:t xml:space="preserve">Prof. </w:t>
      </w:r>
      <w:ins w:id="1" w:author="José Fonseca" w:date="2015-11-27T11:36:00Z">
        <w:r w:rsidR="00FC5379">
          <w:t xml:space="preserve">Doutor </w:t>
        </w:r>
      </w:ins>
      <w:r>
        <w:t>José Fonseca</w:t>
      </w:r>
    </w:p>
    <w:p w14:paraId="15F4DEF2" w14:textId="77777777" w:rsidR="00AA5447" w:rsidRDefault="00F16201" w:rsidP="003E57E8">
      <w:pPr>
        <w:jc w:val="center"/>
      </w:pPr>
      <w:r>
        <w:t>Realizado por:</w:t>
      </w:r>
      <w:r w:rsidR="003E57E8">
        <w:t xml:space="preserve"> </w:t>
      </w:r>
      <w:r w:rsidRPr="00BC6315">
        <w:t xml:space="preserve">Vasco </w:t>
      </w:r>
      <w:r w:rsidR="003E57E8">
        <w:t xml:space="preserve">Manuel de Deus </w:t>
      </w:r>
      <w:proofErr w:type="spellStart"/>
      <w:r w:rsidR="003E57E8">
        <w:t>Lello</w:t>
      </w:r>
      <w:proofErr w:type="spellEnd"/>
      <w:r w:rsidR="003E57E8">
        <w:t xml:space="preserve"> </w:t>
      </w:r>
      <w:r w:rsidRPr="00BC6315">
        <w:t>Fortuna</w:t>
      </w:r>
    </w:p>
    <w:p w14:paraId="6E199B4A" w14:textId="77777777" w:rsidR="00AA5447" w:rsidRDefault="000C0B95" w:rsidP="00AA5447">
      <w:pPr>
        <w:sectPr w:rsidR="00AA5447" w:rsidSect="00AA544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pgNumType w:fmt="upperRoman" w:start="1"/>
          <w:cols w:space="708"/>
          <w:docGrid w:linePitch="360"/>
        </w:sectPr>
      </w:pPr>
      <w:r w:rsidRPr="00BC6315">
        <w:br w:type="page"/>
      </w:r>
    </w:p>
    <w:p w14:paraId="67675A9E" w14:textId="77777777" w:rsidR="00A0143B" w:rsidRDefault="00A0143B" w:rsidP="00802943">
      <w:pPr>
        <w:pStyle w:val="NoSpacing"/>
      </w:pPr>
      <w:r>
        <w:lastRenderedPageBreak/>
        <w:t>Resumo</w:t>
      </w:r>
    </w:p>
    <w:p w14:paraId="030C5F9B" w14:textId="77777777" w:rsidR="00B24302" w:rsidRDefault="00B24302" w:rsidP="00257429"/>
    <w:p w14:paraId="0CBC689F" w14:textId="2FD71E8A" w:rsidR="00B24302" w:rsidRDefault="00B24302" w:rsidP="00257429">
      <w:r>
        <w:t xml:space="preserve">Este </w:t>
      </w:r>
      <w:r w:rsidR="00C809A5">
        <w:t>trabalho</w:t>
      </w:r>
      <w:r w:rsidR="002B733F">
        <w:t xml:space="preserve"> consiste no processo de</w:t>
      </w:r>
      <w:r>
        <w:t xml:space="preserve"> de</w:t>
      </w:r>
      <w:r w:rsidR="002B733F">
        <w:t>s</w:t>
      </w:r>
      <w:r>
        <w:t>envolvimento de uma aplicação informática para gestão de b</w:t>
      </w:r>
      <w:r w:rsidR="002B733F">
        <w:t xml:space="preserve">oleias entre um grupo de </w:t>
      </w:r>
      <w:del w:id="2" w:author="José Fonseca" w:date="2015-11-27T11:38:00Z">
        <w:r w:rsidR="002B733F" w:rsidDel="00F17719">
          <w:delText>amigos</w:delText>
        </w:r>
      </w:del>
      <w:ins w:id="3" w:author="José Fonseca" w:date="2015-11-27T11:38:00Z">
        <w:r w:rsidR="00F17719">
          <w:t xml:space="preserve">colegas que trabalham na mesma empresa e partilham o mesmo percurso </w:t>
        </w:r>
      </w:ins>
      <w:ins w:id="4" w:author="José Fonseca" w:date="2015-11-27T11:39:00Z">
        <w:r w:rsidR="00F17719">
          <w:t>na deslocação de casa para o trabalho.</w:t>
        </w:r>
        <w:r w:rsidR="00921DF9">
          <w:t xml:space="preserve"> </w:t>
        </w:r>
      </w:ins>
      <w:ins w:id="5" w:author="José Fonseca" w:date="2015-11-27T11:40:00Z">
        <w:r w:rsidR="00921DF9">
          <w:t xml:space="preserve">Um exemplo que ilustra esta necessidade passa-se no IPG, onde dez docentes </w:t>
        </w:r>
      </w:ins>
      <w:ins w:id="6" w:author="José Fonseca" w:date="2015-11-27T11:41:00Z">
        <w:r w:rsidR="00921DF9">
          <w:t xml:space="preserve">que moram </w:t>
        </w:r>
      </w:ins>
      <w:ins w:id="7" w:author="José Fonseca" w:date="2015-11-27T11:40:00Z">
        <w:r w:rsidR="00921DF9">
          <w:t xml:space="preserve">na </w:t>
        </w:r>
      </w:ins>
      <w:ins w:id="8" w:author="José Fonseca" w:date="2015-11-27T11:41:00Z">
        <w:r w:rsidR="00921DF9">
          <w:t xml:space="preserve">área de Viseu </w:t>
        </w:r>
      </w:ins>
      <w:ins w:id="9" w:author="José Fonseca" w:date="2015-11-27T11:42:00Z">
        <w:r w:rsidR="00921DF9">
          <w:t xml:space="preserve">combinam entre si a partilha de boleias de e para o seu local de trabalho que é </w:t>
        </w:r>
      </w:ins>
      <w:ins w:id="10" w:author="José Fonseca" w:date="2015-11-27T11:43:00Z">
        <w:r w:rsidR="00921DF9">
          <w:t>na Guarda</w:t>
        </w:r>
      </w:ins>
      <w:del w:id="11" w:author="José Fonseca" w:date="2015-11-27T11:42:00Z">
        <w:r w:rsidR="002B733F" w:rsidDel="00921DF9">
          <w:delText>, a pedido de um grupo de docentes do IPG</w:delText>
        </w:r>
      </w:del>
      <w:r w:rsidR="002B733F">
        <w:t>.</w:t>
      </w:r>
      <w:r w:rsidR="007C7D41">
        <w:t xml:space="preserve"> </w:t>
      </w:r>
    </w:p>
    <w:p w14:paraId="33064ECB" w14:textId="287B6213" w:rsidR="001F0774" w:rsidRDefault="00434E99" w:rsidP="00257429">
      <w:ins w:id="12" w:author="José Fonseca" w:date="2015-11-27T11:44:00Z">
        <w:r>
          <w:t xml:space="preserve">Já </w:t>
        </w:r>
      </w:ins>
      <w:del w:id="13" w:author="José Fonseca" w:date="2015-11-27T11:44:00Z">
        <w:r w:rsidR="001F0774" w:rsidDel="00434E99">
          <w:delText xml:space="preserve">Apesar de </w:delText>
        </w:r>
      </w:del>
      <w:proofErr w:type="spellStart"/>
      <w:r w:rsidR="001F0774">
        <w:t>já</w:t>
      </w:r>
      <w:proofErr w:type="spellEnd"/>
      <w:r w:rsidR="001F0774">
        <w:t xml:space="preserve"> exist</w:t>
      </w:r>
      <w:del w:id="14" w:author="José Fonseca" w:date="2015-11-27T11:44:00Z">
        <w:r w:rsidR="001F0774" w:rsidDel="00434E99">
          <w:delText>ir</w:delText>
        </w:r>
      </w:del>
      <w:r w:rsidR="001F0774">
        <w:t xml:space="preserve">em </w:t>
      </w:r>
      <w:ins w:id="15" w:author="José Fonseca" w:date="2015-11-27T11:44:00Z">
        <w:r>
          <w:t xml:space="preserve">diversas </w:t>
        </w:r>
      </w:ins>
      <w:r w:rsidR="00870A35">
        <w:t xml:space="preserve">aplicações de boleias no mercado, </w:t>
      </w:r>
      <w:ins w:id="16" w:author="José Fonseca" w:date="2015-11-27T11:44:00Z">
        <w:r>
          <w:t xml:space="preserve">no entanto </w:t>
        </w:r>
      </w:ins>
      <w:r w:rsidR="00870A35">
        <w:t xml:space="preserve">elas somente </w:t>
      </w:r>
      <w:r w:rsidR="00B256E2">
        <w:t>satisfazem</w:t>
      </w:r>
      <w:r w:rsidR="00870A35">
        <w:t xml:space="preserve"> as necessidades individuais do utilizador</w:t>
      </w:r>
      <w:r w:rsidR="00A53513">
        <w:t xml:space="preserve">, tais como </w:t>
      </w:r>
      <w:r w:rsidR="00AA5447">
        <w:t xml:space="preserve">pedir boleias a condutores </w:t>
      </w:r>
      <w:del w:id="17" w:author="José Fonseca" w:date="2015-11-27T11:47:00Z">
        <w:r w:rsidR="00AA5447" w:rsidDel="009D2693">
          <w:delText xml:space="preserve">individualmente </w:delText>
        </w:r>
      </w:del>
      <w:r w:rsidR="00AA5447">
        <w:t xml:space="preserve">e </w:t>
      </w:r>
      <w:ins w:id="18" w:author="José Fonseca" w:date="2015-11-27T11:47:00Z">
        <w:r w:rsidR="009D2693">
          <w:t xml:space="preserve">a </w:t>
        </w:r>
      </w:ins>
      <w:r w:rsidR="00AA5447">
        <w:t>gestão</w:t>
      </w:r>
      <w:r w:rsidR="00AC4DD3">
        <w:t xml:space="preserve"> </w:t>
      </w:r>
      <w:del w:id="19" w:author="José Fonseca" w:date="2015-11-27T11:47:00Z">
        <w:r w:rsidR="00AC4DD3" w:rsidDel="009D2693">
          <w:delText>individual</w:delText>
        </w:r>
        <w:r w:rsidR="00AA5447" w:rsidDel="009D2693">
          <w:delText xml:space="preserve"> </w:delText>
        </w:r>
      </w:del>
      <w:r w:rsidR="00AA5447">
        <w:t>d</w:t>
      </w:r>
      <w:r w:rsidR="00AC4DD3">
        <w:t>a</w:t>
      </w:r>
      <w:r w:rsidR="00AA5447">
        <w:t xml:space="preserve"> </w:t>
      </w:r>
      <w:ins w:id="20" w:author="José Fonseca" w:date="2015-11-27T11:47:00Z">
        <w:r w:rsidR="009D2693">
          <w:t xml:space="preserve">sua </w:t>
        </w:r>
      </w:ins>
      <w:r w:rsidR="00AA5447">
        <w:t>conta</w:t>
      </w:r>
      <w:r w:rsidR="00AC4DD3">
        <w:t xml:space="preserve"> do utilizador e boleias associadas</w:t>
      </w:r>
      <w:ins w:id="21" w:author="José Fonseca" w:date="2015-11-27T11:47:00Z">
        <w:r w:rsidR="009D2693">
          <w:t xml:space="preserve">. </w:t>
        </w:r>
      </w:ins>
      <w:ins w:id="22" w:author="José Fonseca" w:date="2015-11-27T11:48:00Z">
        <w:r w:rsidR="009D2693">
          <w:t>Estas aplicações n</w:t>
        </w:r>
      </w:ins>
      <w:ins w:id="23" w:author="José Fonseca" w:date="2015-11-27T11:47:00Z">
        <w:r w:rsidR="009D2693">
          <w:t xml:space="preserve">ão fazem a gestão da partilha de boleias para um grupo de utilizadores que pagam </w:t>
        </w:r>
      </w:ins>
      <w:ins w:id="24" w:author="José Fonseca" w:date="2015-11-27T11:48:00Z">
        <w:r w:rsidR="009D2693">
          <w:t xml:space="preserve">as boleias dando outras </w:t>
        </w:r>
      </w:ins>
      <w:ins w:id="25" w:author="José Fonseca" w:date="2015-11-27T11:47:00Z">
        <w:r w:rsidR="009D2693">
          <w:t>boleias, em vez de ser em dinheiro.</w:t>
        </w:r>
      </w:ins>
      <w:ins w:id="26" w:author="José Fonseca" w:date="2015-11-27T11:48:00Z">
        <w:r w:rsidR="009D2693">
          <w:t xml:space="preserve"> Isto tem necessidades </w:t>
        </w:r>
      </w:ins>
      <w:ins w:id="27" w:author="José Fonseca" w:date="2015-11-27T11:49:00Z">
        <w:r w:rsidR="009D2693">
          <w:t xml:space="preserve">de organização </w:t>
        </w:r>
      </w:ins>
      <w:ins w:id="28" w:author="José Fonseca" w:date="2015-11-27T11:48:00Z">
        <w:r w:rsidR="009D2693">
          <w:t>próprias, como sendo</w:t>
        </w:r>
      </w:ins>
      <w:ins w:id="29" w:author="José Fonseca" w:date="2015-11-27T11:51:00Z">
        <w:r w:rsidR="009D2693">
          <w:t xml:space="preserve"> a gestão </w:t>
        </w:r>
      </w:ins>
      <w:del w:id="30" w:author="José Fonseca" w:date="2015-11-27T11:51:00Z">
        <w:r w:rsidR="00870A35" w:rsidDel="009D2693">
          <w:delText xml:space="preserve">, não satisfazendo as necessidades de organização que </w:delText>
        </w:r>
      </w:del>
      <w:ins w:id="31" w:author="José Fonseca" w:date="2015-11-27T11:51:00Z">
        <w:r w:rsidR="009D2693">
          <w:t xml:space="preserve">de </w:t>
        </w:r>
      </w:ins>
      <w:r w:rsidR="00870A35">
        <w:t>um grupo</w:t>
      </w:r>
      <w:del w:id="32" w:author="José Fonseca" w:date="2015-11-27T11:51:00Z">
        <w:r w:rsidR="00870A35" w:rsidDel="009D2693">
          <w:delText xml:space="preserve"> tem</w:delText>
        </w:r>
      </w:del>
      <w:r w:rsidR="00894A62">
        <w:t xml:space="preserve">, </w:t>
      </w:r>
      <w:del w:id="33" w:author="José Fonseca" w:date="2015-11-27T11:51:00Z">
        <w:r w:rsidR="00894A62" w:rsidDel="009D2693">
          <w:delText>tais como</w:delText>
        </w:r>
      </w:del>
      <w:ins w:id="34" w:author="José Fonseca" w:date="2015-11-27T11:51:00Z">
        <w:r w:rsidR="009D2693">
          <w:t>a</w:t>
        </w:r>
      </w:ins>
      <w:r w:rsidR="00894A62">
        <w:t xml:space="preserve"> visualização d</w:t>
      </w:r>
      <w:ins w:id="35" w:author="José Fonseca" w:date="2015-11-27T11:51:00Z">
        <w:r w:rsidR="009D2693">
          <w:t xml:space="preserve">as várias </w:t>
        </w:r>
      </w:ins>
      <w:del w:id="36" w:author="José Fonseca" w:date="2015-11-27T11:51:00Z">
        <w:r w:rsidR="00894A62" w:rsidDel="009D2693">
          <w:delText xml:space="preserve">e </w:delText>
        </w:r>
      </w:del>
      <w:r w:rsidR="00894A62">
        <w:t xml:space="preserve">boleias </w:t>
      </w:r>
      <w:del w:id="37" w:author="José Fonseca" w:date="2015-11-27T11:51:00Z">
        <w:r w:rsidR="00802943" w:rsidDel="009D2693">
          <w:delText xml:space="preserve">única </w:delText>
        </w:r>
      </w:del>
      <w:r w:rsidR="00894A62">
        <w:t xml:space="preserve">entre </w:t>
      </w:r>
      <w:r w:rsidR="00802943">
        <w:t xml:space="preserve">os </w:t>
      </w:r>
      <w:del w:id="38" w:author="José Fonseca" w:date="2015-11-27T11:51:00Z">
        <w:r w:rsidR="00894A62" w:rsidDel="009D2693">
          <w:delText xml:space="preserve">vários </w:delText>
        </w:r>
      </w:del>
      <w:r w:rsidR="00894A62">
        <w:t>membros</w:t>
      </w:r>
      <w:ins w:id="39" w:author="José Fonseca" w:date="2015-11-27T11:51:00Z">
        <w:r w:rsidR="009D2693">
          <w:t xml:space="preserve">, </w:t>
        </w:r>
      </w:ins>
      <w:ins w:id="40" w:author="José Fonseca" w:date="2015-11-27T11:52:00Z">
        <w:r w:rsidR="009D2693">
          <w:t>gestão d</w:t>
        </w:r>
      </w:ins>
      <w:ins w:id="41" w:author="José Fonseca" w:date="2015-11-27T11:53:00Z">
        <w:r w:rsidR="009D2693">
          <w:t>os</w:t>
        </w:r>
      </w:ins>
      <w:ins w:id="42" w:author="José Fonseca" w:date="2015-11-27T11:51:00Z">
        <w:r w:rsidR="009D2693">
          <w:t xml:space="preserve"> condutor</w:t>
        </w:r>
      </w:ins>
      <w:ins w:id="43" w:author="José Fonseca" w:date="2015-11-27T11:53:00Z">
        <w:r w:rsidR="009D2693">
          <w:t>es</w:t>
        </w:r>
      </w:ins>
      <w:ins w:id="44" w:author="José Fonseca" w:date="2015-11-27T11:51:00Z">
        <w:r w:rsidR="009D2693">
          <w:t>,</w:t>
        </w:r>
      </w:ins>
      <w:r w:rsidR="00894A62">
        <w:t xml:space="preserve"> e </w:t>
      </w:r>
      <w:r w:rsidR="00802943">
        <w:t>interfaces intuitivas para o grupo</w:t>
      </w:r>
      <w:ins w:id="45" w:author="José Fonseca" w:date="2015-11-27T11:52:00Z">
        <w:r w:rsidR="009D2693">
          <w:t xml:space="preserve"> permitindo realizar as operações mais comuns</w:t>
        </w:r>
      </w:ins>
      <w:r w:rsidR="00802943">
        <w:t>.</w:t>
      </w:r>
    </w:p>
    <w:p w14:paraId="1409809B" w14:textId="4559BB20" w:rsidR="00870A35" w:rsidRDefault="00486529" w:rsidP="00257429">
      <w:del w:id="46" w:author="José Fonseca" w:date="2015-11-27T12:01:00Z">
        <w:r w:rsidRPr="00A955B3" w:rsidDel="00827154">
          <w:delText xml:space="preserve">Esta </w:delText>
        </w:r>
      </w:del>
      <w:ins w:id="47" w:author="José Fonseca" w:date="2015-11-27T12:01:00Z">
        <w:r w:rsidR="00827154">
          <w:t>A</w:t>
        </w:r>
        <w:r w:rsidR="00827154" w:rsidRPr="00A955B3">
          <w:t xml:space="preserve"> </w:t>
        </w:r>
      </w:ins>
      <w:r w:rsidRPr="00A955B3">
        <w:t xml:space="preserve">aplicação </w:t>
      </w:r>
      <w:ins w:id="48" w:author="José Fonseca" w:date="2015-11-27T12:01:00Z">
        <w:r w:rsidR="00827154">
          <w:t xml:space="preserve">proposta </w:t>
        </w:r>
      </w:ins>
      <w:r w:rsidRPr="00A955B3">
        <w:t xml:space="preserve">designa-se por </w:t>
      </w:r>
      <w:proofErr w:type="spellStart"/>
      <w:r w:rsidRPr="00A955B3">
        <w:t>CarPooling</w:t>
      </w:r>
      <w:proofErr w:type="spellEnd"/>
      <w:r>
        <w:t xml:space="preserve"> e foca-se</w:t>
      </w:r>
      <w:r w:rsidR="001F0774">
        <w:t xml:space="preserve"> num único </w:t>
      </w:r>
      <w:commentRangeStart w:id="49"/>
      <w:r w:rsidR="001F0774">
        <w:t xml:space="preserve">mapa </w:t>
      </w:r>
      <w:commentRangeEnd w:id="49"/>
      <w:r w:rsidR="00827154">
        <w:rPr>
          <w:rStyle w:val="CommentReference"/>
        </w:rPr>
        <w:commentReference w:id="49"/>
      </w:r>
      <w:r w:rsidR="001F0774">
        <w:t>de boleias</w:t>
      </w:r>
      <w:r w:rsidR="00870A35">
        <w:t xml:space="preserve"> que será visualizado pelo grupo inteiro. </w:t>
      </w:r>
      <w:r w:rsidR="00392136">
        <w:t>Os membros terão ferramentas específicas para a gest</w:t>
      </w:r>
      <w:r w:rsidR="00813056">
        <w:t>ão</w:t>
      </w:r>
      <w:r w:rsidR="00392136">
        <w:t xml:space="preserve"> de boleias dentro deste mapa</w:t>
      </w:r>
      <w:r w:rsidR="00870A35">
        <w:t>. Estas funcionalidades incluirão gestão dos membros por parte de um administrador e funcionalidades específicas para a organização das boleias</w:t>
      </w:r>
      <w:r w:rsidR="00174510">
        <w:t>,</w:t>
      </w:r>
      <w:r w:rsidR="00870A35">
        <w:t xml:space="preserve"> </w:t>
      </w:r>
      <w:r w:rsidR="00174510">
        <w:t>tais como</w:t>
      </w:r>
      <w:r w:rsidR="00870A35">
        <w:t xml:space="preserve"> repetição de boleias para um período de tempo</w:t>
      </w:r>
      <w:ins w:id="50" w:author="José Fonseca" w:date="2015-11-27T12:03:00Z">
        <w:r w:rsidR="000B4932">
          <w:t xml:space="preserve"> (procedimento muito utilizado)</w:t>
        </w:r>
      </w:ins>
      <w:r w:rsidR="00870A35">
        <w:t xml:space="preserve"> e escolha automática do condutor</w:t>
      </w:r>
      <w:ins w:id="51" w:author="José Fonseca" w:date="2015-11-27T12:03:00Z">
        <w:r w:rsidR="000B4932">
          <w:t xml:space="preserve"> para que a partilha seja o mais justa possível</w:t>
        </w:r>
      </w:ins>
      <w:r w:rsidR="00870A35">
        <w:t>.</w:t>
      </w:r>
    </w:p>
    <w:p w14:paraId="4B976DBF" w14:textId="1CAD3C6B" w:rsidR="00A661DD" w:rsidRDefault="00486529" w:rsidP="00257429">
      <w:del w:id="52" w:author="José Fonseca" w:date="2015-11-27T12:04:00Z">
        <w:r w:rsidDel="00256495">
          <w:delText>Pretende-se que a</w:delText>
        </w:r>
      </w:del>
      <w:ins w:id="53" w:author="José Fonseca" w:date="2015-11-27T12:04:00Z">
        <w:r w:rsidR="00256495">
          <w:t>A</w:t>
        </w:r>
      </w:ins>
      <w:r w:rsidR="002130DE">
        <w:t xml:space="preserve"> interface</w:t>
      </w:r>
      <w:r w:rsidR="00870A35">
        <w:t xml:space="preserve"> da aplicação </w:t>
      </w:r>
      <w:proofErr w:type="spellStart"/>
      <w:r>
        <w:t>CarPooling</w:t>
      </w:r>
      <w:proofErr w:type="spellEnd"/>
      <w:r>
        <w:t xml:space="preserve"> </w:t>
      </w:r>
      <w:ins w:id="54" w:author="José Fonseca" w:date="2015-11-27T12:04:00Z">
        <w:r w:rsidR="00256495">
          <w:t xml:space="preserve">deve ser </w:t>
        </w:r>
      </w:ins>
      <w:del w:id="55" w:author="José Fonseca" w:date="2015-11-27T12:04:00Z">
        <w:r w:rsidDel="00256495">
          <w:delText>esteja</w:delText>
        </w:r>
        <w:r w:rsidR="00870A35" w:rsidDel="00256495">
          <w:delText xml:space="preserve"> </w:delText>
        </w:r>
      </w:del>
      <w:r w:rsidR="00870A35">
        <w:t>o mais simplificad</w:t>
      </w:r>
      <w:ins w:id="56" w:author="José Fonseca" w:date="2015-11-27T12:10:00Z">
        <w:r w:rsidR="00EA2517">
          <w:t>a</w:t>
        </w:r>
      </w:ins>
      <w:del w:id="57" w:author="José Fonseca" w:date="2015-11-27T12:10:00Z">
        <w:r w:rsidR="00870A35" w:rsidDel="00EA2517">
          <w:delText>o</w:delText>
        </w:r>
      </w:del>
      <w:r w:rsidR="00A661DD">
        <w:t xml:space="preserve"> e </w:t>
      </w:r>
      <w:del w:id="58" w:author="José Fonseca" w:date="2015-11-27T12:10:00Z">
        <w:r w:rsidR="00A661DD" w:rsidDel="00EA2517">
          <w:delText>automatizado</w:delText>
        </w:r>
        <w:r w:rsidR="00870A35" w:rsidDel="00EA2517">
          <w:delText xml:space="preserve"> </w:delText>
        </w:r>
      </w:del>
      <w:ins w:id="59" w:author="José Fonseca" w:date="2015-11-27T12:10:00Z">
        <w:r w:rsidR="00EA2517">
          <w:t xml:space="preserve">automatizada </w:t>
        </w:r>
      </w:ins>
      <w:r w:rsidR="00870A35">
        <w:t>possível</w:t>
      </w:r>
      <w:ins w:id="60" w:author="José Fonseca" w:date="2015-11-27T12:04:00Z">
        <w:r w:rsidR="00256495">
          <w:t>,</w:t>
        </w:r>
      </w:ins>
      <w:r w:rsidR="00870A35">
        <w:t xml:space="preserve"> </w:t>
      </w:r>
      <w:ins w:id="61" w:author="José Fonseca" w:date="2015-11-27T12:10:00Z">
        <w:r w:rsidR="00EA2517">
          <w:t xml:space="preserve">adaptada as reais necessidades deste tipo de grupos de boleias, </w:t>
        </w:r>
      </w:ins>
      <w:r w:rsidR="00A661DD">
        <w:t>para facilitar o seu uso e diminuir o tempo que cada utilizador necessita para utilizar a aplicação.</w:t>
      </w:r>
    </w:p>
    <w:p w14:paraId="0B5A19C2" w14:textId="77777777" w:rsidR="00A661DD" w:rsidRDefault="00A661DD" w:rsidP="00257429">
      <w:r>
        <w:t>Palavras-chave:</w:t>
      </w:r>
    </w:p>
    <w:p w14:paraId="1A9AEFB6" w14:textId="77777777" w:rsidR="00A0143B" w:rsidRPr="00813056" w:rsidRDefault="009F2CDB" w:rsidP="00257429">
      <w:r w:rsidRPr="00813056">
        <w:t>Prog</w:t>
      </w:r>
      <w:r w:rsidR="00174510" w:rsidRPr="00813056">
        <w:t xml:space="preserve">ramação </w:t>
      </w:r>
      <w:proofErr w:type="spellStart"/>
      <w:r w:rsidR="00174510" w:rsidRPr="00813056">
        <w:t>web</w:t>
      </w:r>
      <w:proofErr w:type="spellEnd"/>
      <w:r w:rsidR="00174510" w:rsidRPr="00813056">
        <w:t xml:space="preserve">, </w:t>
      </w:r>
      <w:proofErr w:type="spellStart"/>
      <w:r w:rsidR="00174510" w:rsidRPr="00813056">
        <w:t>MySQL</w:t>
      </w:r>
      <w:proofErr w:type="spellEnd"/>
      <w:r w:rsidR="00174510" w:rsidRPr="00813056">
        <w:t xml:space="preserve">, PHP, AJAX, </w:t>
      </w:r>
      <w:r w:rsidR="00813056" w:rsidRPr="00813056">
        <w:t>boleias</w:t>
      </w:r>
      <w:r w:rsidRPr="00813056">
        <w:t>.</w:t>
      </w:r>
      <w:r w:rsidR="00A0143B" w:rsidRPr="00813056">
        <w:br w:type="page"/>
      </w:r>
    </w:p>
    <w:p w14:paraId="44EAD07D" w14:textId="77777777" w:rsidR="00A0143B" w:rsidRDefault="00A0143B" w:rsidP="00802943">
      <w:pPr>
        <w:pStyle w:val="NoSpacing"/>
        <w:rPr>
          <w:lang w:val="en-US"/>
        </w:rPr>
      </w:pPr>
      <w:r w:rsidRPr="00162996">
        <w:rPr>
          <w:lang w:val="en-US"/>
        </w:rPr>
        <w:lastRenderedPageBreak/>
        <w:t>Abstract</w:t>
      </w:r>
    </w:p>
    <w:p w14:paraId="7F4D2E29" w14:textId="77777777" w:rsidR="003369D8" w:rsidRDefault="003369D8" w:rsidP="003369D8">
      <w:pPr>
        <w:rPr>
          <w:lang w:val="en-US"/>
        </w:rPr>
      </w:pPr>
    </w:p>
    <w:p w14:paraId="4EF0EA88" w14:textId="77777777" w:rsidR="003369D8" w:rsidRDefault="002A438E" w:rsidP="00257429">
      <w:pPr>
        <w:rPr>
          <w:lang w:val="en-US"/>
        </w:rPr>
      </w:pPr>
      <w:r>
        <w:rPr>
          <w:lang w:val="en-US"/>
        </w:rPr>
        <w:t>This report consists on the process of development of a web app for managing carpools by a group of friends, by request of teachers of IPG.</w:t>
      </w:r>
    </w:p>
    <w:p w14:paraId="0B624531" w14:textId="77777777" w:rsidR="002A438E" w:rsidRDefault="002A438E" w:rsidP="00257429">
      <w:pPr>
        <w:rPr>
          <w:lang w:val="en-US"/>
        </w:rPr>
      </w:pPr>
      <w:r>
        <w:rPr>
          <w:lang w:val="en-US"/>
        </w:rPr>
        <w:t>Even though there are carpooling apps in the market, they only satisfy the individual needs of the user,</w:t>
      </w:r>
      <w:r w:rsidR="00AC4DD3">
        <w:rPr>
          <w:lang w:val="en-US"/>
        </w:rPr>
        <w:t xml:space="preserve"> such as asking for </w:t>
      </w:r>
      <w:r w:rsidR="00813056">
        <w:rPr>
          <w:lang w:val="en-US"/>
        </w:rPr>
        <w:t>carpools</w:t>
      </w:r>
      <w:r w:rsidR="00AC4DD3">
        <w:rPr>
          <w:lang w:val="en-US"/>
        </w:rPr>
        <w:t xml:space="preserve"> to drivers individually and individual management of the user´s account and associated </w:t>
      </w:r>
      <w:r w:rsidR="00813056">
        <w:rPr>
          <w:lang w:val="en-US"/>
        </w:rPr>
        <w:t>carpools</w:t>
      </w:r>
      <w:r w:rsidR="00AC4DD3">
        <w:rPr>
          <w:lang w:val="en-US"/>
        </w:rPr>
        <w:t>,</w:t>
      </w:r>
      <w:r>
        <w:rPr>
          <w:lang w:val="en-US"/>
        </w:rPr>
        <w:t xml:space="preserve"> not satisfying the needs within a group of users</w:t>
      </w:r>
      <w:r w:rsidR="00AC4DD3">
        <w:rPr>
          <w:lang w:val="en-US"/>
        </w:rPr>
        <w:t>, such as unique visualization of the carpools between all members of the</w:t>
      </w:r>
      <w:r w:rsidR="00392136">
        <w:rPr>
          <w:lang w:val="en-US"/>
        </w:rPr>
        <w:t xml:space="preserve"> group and intuitive interface for the group</w:t>
      </w:r>
      <w:r>
        <w:rPr>
          <w:lang w:val="en-US"/>
        </w:rPr>
        <w:t>.</w:t>
      </w:r>
    </w:p>
    <w:p w14:paraId="54051DD9" w14:textId="77777777" w:rsidR="00174510" w:rsidRDefault="002A438E" w:rsidP="00257429">
      <w:pPr>
        <w:rPr>
          <w:lang w:val="en-US"/>
        </w:rPr>
      </w:pPr>
      <w:r>
        <w:rPr>
          <w:lang w:val="en-US"/>
        </w:rPr>
        <w:t xml:space="preserve">The application will focus on a single carpooling map that will be visualized by the </w:t>
      </w:r>
      <w:r w:rsidR="00813056">
        <w:rPr>
          <w:lang w:val="en-US"/>
        </w:rPr>
        <w:t>entire</w:t>
      </w:r>
      <w:r>
        <w:rPr>
          <w:lang w:val="en-US"/>
        </w:rPr>
        <w:t xml:space="preserve"> group. </w:t>
      </w:r>
      <w:r w:rsidR="00813056">
        <w:rPr>
          <w:lang w:val="en-US"/>
        </w:rPr>
        <w:t xml:space="preserve">The members will have specific tools for the management of carpools inside this map. </w:t>
      </w:r>
      <w:r w:rsidR="00174510">
        <w:rPr>
          <w:lang w:val="en-US"/>
        </w:rPr>
        <w:t>These tools will include basic management of the members by an administrator and specific functionalities for the organization of carpools, for example, repetition of carpools for a given period of time and automatic choice of driver.</w:t>
      </w:r>
      <w:r w:rsidR="00C9681A">
        <w:rPr>
          <w:lang w:val="en-US"/>
        </w:rPr>
        <w:t xml:space="preserve"> </w:t>
      </w:r>
      <w:r w:rsidR="00174510">
        <w:rPr>
          <w:lang w:val="en-US"/>
        </w:rPr>
        <w:t xml:space="preserve">The interface of the application </w:t>
      </w:r>
      <w:r w:rsidR="00C9681A">
        <w:rPr>
          <w:lang w:val="en-US"/>
        </w:rPr>
        <w:t>should</w:t>
      </w:r>
      <w:r w:rsidR="00174510">
        <w:rPr>
          <w:lang w:val="en-US"/>
        </w:rPr>
        <w:t xml:space="preserve"> be as simplified and automated as possible, so its access can be facilitated and the time that each user spends on the app can be diminished.</w:t>
      </w:r>
    </w:p>
    <w:p w14:paraId="6356FEBF" w14:textId="77777777" w:rsidR="00174510" w:rsidRDefault="00174510" w:rsidP="00257429">
      <w:pPr>
        <w:rPr>
          <w:lang w:val="en-US"/>
        </w:rPr>
      </w:pPr>
      <w:r>
        <w:rPr>
          <w:lang w:val="en-US"/>
        </w:rPr>
        <w:t>Key-word</w:t>
      </w:r>
      <w:r w:rsidR="00A120E1">
        <w:rPr>
          <w:lang w:val="en-US"/>
        </w:rPr>
        <w:t>s</w:t>
      </w:r>
      <w:r>
        <w:rPr>
          <w:lang w:val="en-US"/>
        </w:rPr>
        <w:t>:</w:t>
      </w:r>
    </w:p>
    <w:p w14:paraId="1B77DB54" w14:textId="77777777" w:rsidR="00174510" w:rsidRDefault="00174510" w:rsidP="00257429">
      <w:pPr>
        <w:rPr>
          <w:lang w:val="en-US"/>
        </w:rPr>
      </w:pPr>
      <w:r>
        <w:rPr>
          <w:lang w:val="en-US"/>
        </w:rPr>
        <w:t>Web programming, MySQL, PHP, AJAX, Carpooling.</w:t>
      </w:r>
    </w:p>
    <w:p w14:paraId="6025D53E" w14:textId="77777777" w:rsidR="00A0143B" w:rsidRPr="00162996" w:rsidRDefault="00A0143B" w:rsidP="00257429">
      <w:pPr>
        <w:rPr>
          <w:lang w:val="en-US"/>
        </w:rPr>
      </w:pPr>
      <w:r w:rsidRPr="00162996">
        <w:rPr>
          <w:lang w:val="en-US"/>
        </w:rPr>
        <w:br w:type="page"/>
      </w:r>
    </w:p>
    <w:sdt>
      <w:sdtPr>
        <w:rPr>
          <w:rFonts w:eastAsiaTheme="minorHAnsi"/>
          <w:b w:val="0"/>
          <w:bCs w:val="0"/>
          <w:color w:val="auto"/>
          <w:sz w:val="22"/>
          <w:szCs w:val="22"/>
          <w:lang w:val="pt-PT" w:eastAsia="en-US"/>
        </w:rPr>
        <w:id w:val="-2054601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72A06A" w14:textId="77777777" w:rsidR="00713325" w:rsidRDefault="00713325" w:rsidP="00802943">
          <w:pPr>
            <w:pStyle w:val="TOCHeading"/>
          </w:pPr>
          <w:proofErr w:type="spellStart"/>
          <w:r>
            <w:t>Conte</w:t>
          </w:r>
          <w:r w:rsidR="00EA5AEE">
            <w:t>údo</w:t>
          </w:r>
          <w:proofErr w:type="spellEnd"/>
        </w:p>
        <w:p w14:paraId="1680C3C6" w14:textId="77777777" w:rsidR="00A05FCE" w:rsidRDefault="00713325">
          <w:pPr>
            <w:pStyle w:val="TOC1"/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806794" w:history="1">
            <w:r w:rsidR="00A05FCE" w:rsidRPr="002F72E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Introdução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_Toc435806794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8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64E33E6C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795" w:history="1">
            <w:r w:rsidR="00A05FCE" w:rsidRPr="002F72E8">
              <w:rPr>
                <w:rStyle w:val="Hyperlink"/>
                <w:noProof/>
              </w:rPr>
              <w:t>1.1.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Contexto do projeto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_Toc435806795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8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7CDE979D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796" w:history="1">
            <w:r w:rsidR="00A05FCE" w:rsidRPr="002F72E8">
              <w:rPr>
                <w:rStyle w:val="Hyperlink"/>
                <w:noProof/>
              </w:rPr>
              <w:t>1.2.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Objetivos da aplicação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_Toc435806796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10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026B4ED6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797" w:history="1">
            <w:r w:rsidR="00A05FCE" w:rsidRPr="002F72E8">
              <w:rPr>
                <w:rStyle w:val="Hyperlink"/>
                <w:noProof/>
              </w:rPr>
              <w:t>1.3.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Estrutura do relatório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_Toc435806797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11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69BC1153" w14:textId="77777777" w:rsidR="00A05FCE" w:rsidRDefault="00E123DE">
          <w:pPr>
            <w:pStyle w:val="TOC1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798" w:history="1">
            <w:r w:rsidR="00A05FCE" w:rsidRPr="002F72E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Estado de arte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_Toc435806798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12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6EF19616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799" w:history="1">
            <w:r w:rsidR="00A05FCE" w:rsidRPr="002F72E8">
              <w:rPr>
                <w:rStyle w:val="Hyperlink"/>
                <w:noProof/>
              </w:rPr>
              <w:t>2.1.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Análise de aplicações de boleias correntes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_Toc435806799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12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4517C147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00" w:history="1">
            <w:r w:rsidR="00A05FCE" w:rsidRPr="002F72E8">
              <w:rPr>
                <w:rStyle w:val="Hyperlink"/>
                <w:noProof/>
              </w:rPr>
              <w:t>2.1.1.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Blablacar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_Toc435806800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13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3B5EA13A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01" w:history="1">
            <w:r w:rsidR="00A05FCE" w:rsidRPr="002F72E8">
              <w:rPr>
                <w:rStyle w:val="Hyperlink"/>
                <w:noProof/>
              </w:rPr>
              <w:t>2.1.2.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Boleia.net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_Toc435806801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14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385BFF25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02" w:history="1">
            <w:r w:rsidR="00A05FCE" w:rsidRPr="002F72E8">
              <w:rPr>
                <w:rStyle w:val="Hyperlink"/>
                <w:noProof/>
              </w:rPr>
              <w:t>2.1.3.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Pendura.pt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_Toc435806802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15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3C57F673" w14:textId="77777777" w:rsidR="00A05FCE" w:rsidRDefault="00E123DE">
          <w:pPr>
            <w:pStyle w:val="TOC1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03" w:history="1">
            <w:r w:rsidR="00A05FCE" w:rsidRPr="002F72E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Metodologia e Análise de requisitos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_Toc435806803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17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1596629C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04" w:history="1">
            <w:r w:rsidR="00A05FCE" w:rsidRPr="002F72E8">
              <w:rPr>
                <w:rStyle w:val="Hyperlink"/>
                <w:noProof/>
              </w:rPr>
              <w:t>3.1.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Metodologia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_Toc435806804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17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4551C36D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05" w:history="1">
            <w:r w:rsidR="00A05FCE" w:rsidRPr="002F72E8">
              <w:rPr>
                <w:rStyle w:val="Hyperlink"/>
                <w:noProof/>
              </w:rPr>
              <w:t>3.2.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Planeamento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_Toc435806805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18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6CC314BF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06" w:history="1">
            <w:r w:rsidR="00A05FCE" w:rsidRPr="002F72E8">
              <w:rPr>
                <w:rStyle w:val="Hyperlink"/>
                <w:noProof/>
              </w:rPr>
              <w:t>3.3.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Diagrama de contexto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_Toc435806806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19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12FFCFA9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07" w:history="1">
            <w:r w:rsidR="00A05FCE" w:rsidRPr="002F72E8">
              <w:rPr>
                <w:rStyle w:val="Hyperlink"/>
                <w:noProof/>
              </w:rPr>
              <w:t>3.4.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Diagrama de casos de uso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_Toc435806807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20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7ACE4C00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08" w:history="1">
            <w:r w:rsidR="00A05FCE" w:rsidRPr="002F72E8">
              <w:rPr>
                <w:rStyle w:val="Hyperlink"/>
                <w:noProof/>
              </w:rPr>
              <w:t>3.5.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Descrições de casos de uso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_Toc435806808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22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57469263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09" w:history="1">
            <w:r w:rsidR="00A05FCE" w:rsidRPr="002F72E8">
              <w:rPr>
                <w:rStyle w:val="Hyperlink"/>
                <w:noProof/>
              </w:rPr>
              <w:t>3.5.1.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Inserir boleia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_Toc435806809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22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496AB981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10" w:history="1">
            <w:r w:rsidR="00A05FCE" w:rsidRPr="002F72E8">
              <w:rPr>
                <w:rStyle w:val="Hyperlink"/>
                <w:noProof/>
              </w:rPr>
              <w:t>3.5.2.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Eliminar boleia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_Toc435806810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24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1E5B6607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11" w:history="1">
            <w:r w:rsidR="00A05FCE" w:rsidRPr="002F72E8">
              <w:rPr>
                <w:rStyle w:val="Hyperlink"/>
                <w:noProof/>
              </w:rPr>
              <w:t>3.6.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Diagramas de sequência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_Toc435806811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25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3365DE0E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12" w:history="1">
            <w:r w:rsidR="00A05FCE" w:rsidRPr="002F72E8">
              <w:rPr>
                <w:rStyle w:val="Hyperlink"/>
                <w:noProof/>
              </w:rPr>
              <w:t>3.6.1.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Inserir boleia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_Toc435806812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25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66048BCF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13" w:history="1">
            <w:r w:rsidR="00A05FCE" w:rsidRPr="002F72E8">
              <w:rPr>
                <w:rStyle w:val="Hyperlink"/>
                <w:noProof/>
              </w:rPr>
              <w:t>3.6.2.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Eliminar boleia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_Toc435806813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26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57748467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14" w:history="1">
            <w:r w:rsidR="00A05FCE" w:rsidRPr="002F72E8">
              <w:rPr>
                <w:rStyle w:val="Hyperlink"/>
                <w:noProof/>
              </w:rPr>
              <w:t>3.7.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Diagrama de classes e modelo EER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_Toc435806814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27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2C083517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15" w:history="1">
            <w:r w:rsidR="00A05FCE" w:rsidRPr="002F72E8">
              <w:rPr>
                <w:rStyle w:val="Hyperlink"/>
                <w:noProof/>
              </w:rPr>
              <w:t>3.8.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Semântica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_Toc435806815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30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51E98CBF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16" w:history="1">
            <w:r w:rsidR="00A05FCE" w:rsidRPr="002F72E8">
              <w:rPr>
                <w:rStyle w:val="Hyperlink"/>
                <w:noProof/>
              </w:rPr>
              <w:t>3.8.1.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Utilizadores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_Toc435806816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30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07C9499E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17" w:history="1">
            <w:r w:rsidR="00A05FCE" w:rsidRPr="002F72E8">
              <w:rPr>
                <w:rStyle w:val="Hyperlink"/>
                <w:noProof/>
              </w:rPr>
              <w:t>3.8.2.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Boleias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_Toc435806817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33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5019D7C9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18" w:history="1">
            <w:r w:rsidR="00A05FCE" w:rsidRPr="002F72E8">
              <w:rPr>
                <w:rStyle w:val="Hyperlink"/>
                <w:noProof/>
              </w:rPr>
              <w:t>3.8.3.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Passageiros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_Toc435806818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35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0A782C5D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19" w:history="1">
            <w:r w:rsidR="00A05FCE" w:rsidRPr="002F72E8">
              <w:rPr>
                <w:rStyle w:val="Hyperlink"/>
                <w:noProof/>
              </w:rPr>
              <w:t>3.8.4.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Estatísticas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_Toc435806819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36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3F4AA64E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20" w:history="1">
            <w:r w:rsidR="00A05FCE" w:rsidRPr="002F72E8">
              <w:rPr>
                <w:rStyle w:val="Hyperlink"/>
                <w:noProof/>
              </w:rPr>
              <w:t>3.8.5.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Configurações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_Toc435806820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37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2DDAD2DB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21" w:history="1">
            <w:r w:rsidR="00A05FCE" w:rsidRPr="002F72E8">
              <w:rPr>
                <w:rStyle w:val="Hyperlink"/>
                <w:noProof/>
              </w:rPr>
              <w:t>3.8.6.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Alterações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_Toc435806821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39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3ED7F134" w14:textId="77777777" w:rsidR="00A05FCE" w:rsidRDefault="00E123DE">
          <w:pPr>
            <w:pStyle w:val="TOC1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22" w:history="1">
            <w:r w:rsidR="00A05FCE" w:rsidRPr="002F72E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Desenvolvimento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_Toc435806822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40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7D4D22F7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23" w:history="1">
            <w:r w:rsidR="00A05FCE" w:rsidRPr="002F72E8">
              <w:rPr>
                <w:rStyle w:val="Hyperlink"/>
                <w:noProof/>
              </w:rPr>
              <w:t>4.1.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Tecnologias utilizadas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_Toc435806823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40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13435E16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24" w:history="1">
            <w:r w:rsidR="00A05FCE" w:rsidRPr="002F72E8">
              <w:rPr>
                <w:rStyle w:val="Hyperlink"/>
                <w:noProof/>
              </w:rPr>
              <w:t>4.1.1.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HTML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_Toc435806824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40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1A7D2B51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25" w:history="1">
            <w:r w:rsidR="00A05FCE" w:rsidRPr="002F72E8">
              <w:rPr>
                <w:rStyle w:val="Hyperlink"/>
                <w:noProof/>
              </w:rPr>
              <w:t>4.1.2.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CSS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_Toc435806825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40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4EF3742D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26" w:history="1">
            <w:r w:rsidR="00A05FCE" w:rsidRPr="002F72E8">
              <w:rPr>
                <w:rStyle w:val="Hyperlink"/>
                <w:noProof/>
              </w:rPr>
              <w:t>4.1.3.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PHP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_Toc435806826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41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6CBCD390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27" w:history="1">
            <w:r w:rsidR="00A05FCE" w:rsidRPr="002F72E8">
              <w:rPr>
                <w:rStyle w:val="Hyperlink"/>
                <w:noProof/>
              </w:rPr>
              <w:t>4.1.4.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Javascript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_Toc435806827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41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230D26C3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28" w:history="1">
            <w:r w:rsidR="00A05FCE" w:rsidRPr="002F72E8">
              <w:rPr>
                <w:rStyle w:val="Hyperlink"/>
                <w:noProof/>
              </w:rPr>
              <w:t>4.1.5.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AJAX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_Toc435806828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42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4A94CC99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29" w:history="1">
            <w:r w:rsidR="00A05FCE" w:rsidRPr="002F72E8">
              <w:rPr>
                <w:rStyle w:val="Hyperlink"/>
                <w:noProof/>
              </w:rPr>
              <w:t>4.1.6.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MySQL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_Toc435806829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42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4979E78B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30" w:history="1">
            <w:r w:rsidR="00A05FCE" w:rsidRPr="002F72E8">
              <w:rPr>
                <w:rStyle w:val="Hyperlink"/>
                <w:noProof/>
              </w:rPr>
              <w:t>4.1.7.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GitHub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_Toc435806830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43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64B490CB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31" w:history="1">
            <w:r w:rsidR="00A05FCE" w:rsidRPr="002F72E8">
              <w:rPr>
                <w:rStyle w:val="Hyperlink"/>
                <w:noProof/>
              </w:rPr>
              <w:t>4.2.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Diagrama de hierarquia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_Toc435806831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44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7E2398A7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32" w:history="1">
            <w:r w:rsidR="00A05FCE" w:rsidRPr="002F72E8">
              <w:rPr>
                <w:rStyle w:val="Hyperlink"/>
                <w:noProof/>
              </w:rPr>
              <w:t>4.3.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Análise e implementação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_Toc435806832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45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36A447DD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33" w:history="1">
            <w:r w:rsidR="00A05FCE" w:rsidRPr="002F72E8">
              <w:rPr>
                <w:rStyle w:val="Hyperlink"/>
                <w:noProof/>
              </w:rPr>
              <w:t>4.3.1.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Visualização dos registos de boleias num único mapa de boleias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_Toc435806833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45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5765B33D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34" w:history="1">
            <w:r w:rsidR="00A05FCE" w:rsidRPr="002F72E8">
              <w:rPr>
                <w:rStyle w:val="Hyperlink"/>
                <w:noProof/>
              </w:rPr>
              <w:t>4.3.2.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Interface e interação eficiente da aplicação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_Toc435806834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48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739A0FB6" w14:textId="77777777" w:rsidR="00A05FCE" w:rsidRDefault="00E123DE">
          <w:pPr>
            <w:pStyle w:val="TOC2"/>
            <w:tabs>
              <w:tab w:val="left" w:pos="1416"/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35" w:history="1">
            <w:r w:rsidR="00A05FCE" w:rsidRPr="002F72E8">
              <w:rPr>
                <w:rStyle w:val="Hyperlink"/>
                <w:noProof/>
              </w:rPr>
              <w:t>4.4.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Avaliação da aplicação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_Toc435806835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50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7859B02D" w14:textId="77777777" w:rsidR="00A05FCE" w:rsidRDefault="00E123DE">
          <w:pPr>
            <w:pStyle w:val="TOC3"/>
            <w:tabs>
              <w:tab w:val="left" w:pos="2131"/>
              <w:tab w:val="right" w:leader="dot" w:pos="8495"/>
            </w:tabs>
            <w:rPr>
              <w:rFonts w:asciiTheme="minorHAnsi" w:hAnsiTheme="minorHAnsi" w:cstheme="minorBidi"/>
              <w:noProof/>
              <w:lang w:val="pt-PT"/>
            </w:rPr>
          </w:pPr>
          <w:hyperlink w:anchor="_Toc435806836" w:history="1">
            <w:r w:rsidR="00A05FCE" w:rsidRPr="002F72E8">
              <w:rPr>
                <w:rStyle w:val="Hyperlink"/>
                <w:noProof/>
              </w:rPr>
              <w:t>4.4.1.</w:t>
            </w:r>
            <w:r w:rsidR="00A05FCE">
              <w:rPr>
                <w:rFonts w:asciiTheme="minorHAnsi" w:hAnsiTheme="minorHAnsi" w:cstheme="minorBidi"/>
                <w:noProof/>
                <w:lang w:val="pt-PT"/>
              </w:rPr>
              <w:tab/>
            </w:r>
            <w:r w:rsidR="00A05FCE" w:rsidRPr="002F72E8">
              <w:rPr>
                <w:rStyle w:val="Hyperlink"/>
                <w:noProof/>
              </w:rPr>
              <w:t>Testes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_Toc435806836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50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23C8A051" w14:textId="77777777" w:rsidR="00A05FCE" w:rsidRDefault="00E123DE">
          <w:pPr>
            <w:pStyle w:val="TOC1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37" w:history="1">
            <w:r w:rsidR="00A05FCE" w:rsidRPr="002F72E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Conclusão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_Toc435806837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51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62BB018A" w14:textId="77777777" w:rsidR="00A05FCE" w:rsidRDefault="00E123DE">
          <w:pPr>
            <w:pStyle w:val="TOC1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38" w:history="1">
            <w:r w:rsidR="00A05FCE" w:rsidRPr="002F72E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Bibliografia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_Toc435806838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52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3B36FB3A" w14:textId="77777777" w:rsidR="00A05FCE" w:rsidRDefault="00E123DE">
          <w:pPr>
            <w:pStyle w:val="TOC1"/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435806839" w:history="1">
            <w:r w:rsidR="00A05FCE" w:rsidRPr="002F72E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A05FCE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A05FCE" w:rsidRPr="002F72E8">
              <w:rPr>
                <w:rStyle w:val="Hyperlink"/>
                <w:noProof/>
              </w:rPr>
              <w:t>Anexos</w:t>
            </w:r>
            <w:r w:rsidR="00A05FCE">
              <w:rPr>
                <w:noProof/>
                <w:webHidden/>
              </w:rPr>
              <w:tab/>
            </w:r>
            <w:r w:rsidR="00A05FCE">
              <w:rPr>
                <w:noProof/>
                <w:webHidden/>
              </w:rPr>
              <w:fldChar w:fldCharType="begin"/>
            </w:r>
            <w:r w:rsidR="00A05FCE">
              <w:rPr>
                <w:noProof/>
                <w:webHidden/>
              </w:rPr>
              <w:instrText xml:space="preserve"> PAGEREF _Toc435806839 \h </w:instrText>
            </w:r>
            <w:r w:rsidR="00A05FCE">
              <w:rPr>
                <w:noProof/>
                <w:webHidden/>
              </w:rPr>
            </w:r>
            <w:r w:rsidR="00A05FCE">
              <w:rPr>
                <w:noProof/>
                <w:webHidden/>
              </w:rPr>
              <w:fldChar w:fldCharType="separate"/>
            </w:r>
            <w:r w:rsidR="00B27109">
              <w:rPr>
                <w:noProof/>
                <w:webHidden/>
              </w:rPr>
              <w:t>54</w:t>
            </w:r>
            <w:r w:rsidR="00A05FCE">
              <w:rPr>
                <w:noProof/>
                <w:webHidden/>
              </w:rPr>
              <w:fldChar w:fldCharType="end"/>
            </w:r>
          </w:hyperlink>
        </w:p>
        <w:p w14:paraId="4750AFB8" w14:textId="77777777" w:rsidR="00713325" w:rsidRDefault="00713325">
          <w:r>
            <w:rPr>
              <w:b/>
              <w:bCs/>
              <w:noProof/>
            </w:rPr>
            <w:fldChar w:fldCharType="end"/>
          </w:r>
        </w:p>
      </w:sdtContent>
    </w:sdt>
    <w:p w14:paraId="7D7202E7" w14:textId="77777777" w:rsidR="001741CE" w:rsidRDefault="001741CE" w:rsidP="00257429">
      <w:r>
        <w:br w:type="page"/>
      </w:r>
    </w:p>
    <w:p w14:paraId="19E648B0" w14:textId="77777777" w:rsidR="00056B7D" w:rsidRDefault="00056B7D" w:rsidP="00802943">
      <w:pPr>
        <w:pStyle w:val="NoSpacing"/>
      </w:pPr>
      <w:r>
        <w:lastRenderedPageBreak/>
        <w:t>Lista de Figuras</w:t>
      </w:r>
    </w:p>
    <w:p w14:paraId="327F49A7" w14:textId="77777777" w:rsidR="000E6BDE" w:rsidRDefault="000E6BDE" w:rsidP="00802943">
      <w:pPr>
        <w:pStyle w:val="NoSpacing"/>
      </w:pPr>
    </w:p>
    <w:p w14:paraId="58394A9B" w14:textId="77777777" w:rsidR="00730D90" w:rsidRDefault="000E6B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35778836" w:history="1">
        <w:r w:rsidR="00730D90" w:rsidRPr="0040600D">
          <w:rPr>
            <w:rStyle w:val="Hyperlink"/>
            <w:noProof/>
          </w:rPr>
          <w:t>Figura 1 - Custo dos combustivéis entre 1960 e 2014 em Portugal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_Toc435778836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8</w:t>
        </w:r>
        <w:r w:rsidR="00730D90">
          <w:rPr>
            <w:noProof/>
            <w:webHidden/>
          </w:rPr>
          <w:fldChar w:fldCharType="end"/>
        </w:r>
      </w:hyperlink>
    </w:p>
    <w:p w14:paraId="28F00C54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37" w:history="1">
        <w:r w:rsidR="00730D90" w:rsidRPr="0040600D">
          <w:rPr>
            <w:rStyle w:val="Hyperlink"/>
            <w:noProof/>
          </w:rPr>
          <w:t>Figura 2 - Mapa de Gantt efetivo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_Toc435778837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18</w:t>
        </w:r>
        <w:r w:rsidR="00730D90">
          <w:rPr>
            <w:noProof/>
            <w:webHidden/>
          </w:rPr>
          <w:fldChar w:fldCharType="end"/>
        </w:r>
      </w:hyperlink>
    </w:p>
    <w:p w14:paraId="1C15BB33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38" w:history="1">
        <w:r w:rsidR="00730D90" w:rsidRPr="0040600D">
          <w:rPr>
            <w:rStyle w:val="Hyperlink"/>
            <w:noProof/>
          </w:rPr>
          <w:t>Figura 3 - Diagrama de Contexto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_Toc435778838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19</w:t>
        </w:r>
        <w:r w:rsidR="00730D90">
          <w:rPr>
            <w:noProof/>
            <w:webHidden/>
          </w:rPr>
          <w:fldChar w:fldCharType="end"/>
        </w:r>
      </w:hyperlink>
    </w:p>
    <w:p w14:paraId="08BB4E5A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39" w:history="1">
        <w:r w:rsidR="00730D90" w:rsidRPr="0040600D">
          <w:rPr>
            <w:rStyle w:val="Hyperlink"/>
            <w:noProof/>
          </w:rPr>
          <w:t>Figura 4 - Diagrama de Casos de Uso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_Toc435778839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21</w:t>
        </w:r>
        <w:r w:rsidR="00730D90">
          <w:rPr>
            <w:noProof/>
            <w:webHidden/>
          </w:rPr>
          <w:fldChar w:fldCharType="end"/>
        </w:r>
      </w:hyperlink>
    </w:p>
    <w:p w14:paraId="14B9765D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40" w:history="1">
        <w:r w:rsidR="00730D90" w:rsidRPr="0040600D">
          <w:rPr>
            <w:rStyle w:val="Hyperlink"/>
            <w:noProof/>
          </w:rPr>
          <w:t>Figura 5- Diagrama de sequência "Inserir boleia"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_Toc435778840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25</w:t>
        </w:r>
        <w:r w:rsidR="00730D90">
          <w:rPr>
            <w:noProof/>
            <w:webHidden/>
          </w:rPr>
          <w:fldChar w:fldCharType="end"/>
        </w:r>
      </w:hyperlink>
    </w:p>
    <w:p w14:paraId="29FE92F2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41" w:history="1">
        <w:r w:rsidR="00730D90" w:rsidRPr="0040600D">
          <w:rPr>
            <w:rStyle w:val="Hyperlink"/>
            <w:noProof/>
          </w:rPr>
          <w:t>Figura 6 - Diagrama de sequência "Eliminar boleia"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_Toc435778841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26</w:t>
        </w:r>
        <w:r w:rsidR="00730D90">
          <w:rPr>
            <w:noProof/>
            <w:webHidden/>
          </w:rPr>
          <w:fldChar w:fldCharType="end"/>
        </w:r>
      </w:hyperlink>
    </w:p>
    <w:p w14:paraId="26581A7E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42" w:history="1">
        <w:r w:rsidR="00730D90" w:rsidRPr="0040600D">
          <w:rPr>
            <w:rStyle w:val="Hyperlink"/>
            <w:noProof/>
          </w:rPr>
          <w:t>Figura 7 - Diagrama de classes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_Toc435778842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27</w:t>
        </w:r>
        <w:r w:rsidR="00730D90">
          <w:rPr>
            <w:noProof/>
            <w:webHidden/>
          </w:rPr>
          <w:fldChar w:fldCharType="end"/>
        </w:r>
      </w:hyperlink>
    </w:p>
    <w:p w14:paraId="1CFD1FAE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43" w:history="1">
        <w:r w:rsidR="00730D90" w:rsidRPr="0040600D">
          <w:rPr>
            <w:rStyle w:val="Hyperlink"/>
            <w:noProof/>
          </w:rPr>
          <w:t>Figura 8 - Modelo EER criado em MySQL Workbench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_Toc435778843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28</w:t>
        </w:r>
        <w:r w:rsidR="00730D90">
          <w:rPr>
            <w:noProof/>
            <w:webHidden/>
          </w:rPr>
          <w:fldChar w:fldCharType="end"/>
        </w:r>
      </w:hyperlink>
    </w:p>
    <w:p w14:paraId="35B509C3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44" w:history="1">
        <w:r w:rsidR="00730D90" w:rsidRPr="0040600D">
          <w:rPr>
            <w:rStyle w:val="Hyperlink"/>
            <w:noProof/>
          </w:rPr>
          <w:t>Figura 9 - Diagrama de Hiararquia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_Toc435778844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44</w:t>
        </w:r>
        <w:r w:rsidR="00730D90">
          <w:rPr>
            <w:noProof/>
            <w:webHidden/>
          </w:rPr>
          <w:fldChar w:fldCharType="end"/>
        </w:r>
      </w:hyperlink>
    </w:p>
    <w:p w14:paraId="7D44567A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45" w:history="1">
        <w:r w:rsidR="00730D90" w:rsidRPr="0040600D">
          <w:rPr>
            <w:rStyle w:val="Hyperlink"/>
            <w:noProof/>
          </w:rPr>
          <w:t>Figura 10 - Interface da aplicação carpooling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_Toc435778845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46</w:t>
        </w:r>
        <w:r w:rsidR="00730D90">
          <w:rPr>
            <w:noProof/>
            <w:webHidden/>
          </w:rPr>
          <w:fldChar w:fldCharType="end"/>
        </w:r>
      </w:hyperlink>
    </w:p>
    <w:p w14:paraId="41B681F4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46" w:history="1">
        <w:r w:rsidR="00730D90" w:rsidRPr="0040600D">
          <w:rPr>
            <w:rStyle w:val="Hyperlink"/>
            <w:noProof/>
          </w:rPr>
          <w:t>Figura 11 - Ordem de construção de tabelas pelo HTML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_Toc435778846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46</w:t>
        </w:r>
        <w:r w:rsidR="00730D90">
          <w:rPr>
            <w:noProof/>
            <w:webHidden/>
          </w:rPr>
          <w:fldChar w:fldCharType="end"/>
        </w:r>
      </w:hyperlink>
    </w:p>
    <w:p w14:paraId="11A43C65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47" w:history="1">
        <w:r w:rsidR="00730D90" w:rsidRPr="0040600D">
          <w:rPr>
            <w:rStyle w:val="Hyperlink"/>
            <w:noProof/>
          </w:rPr>
          <w:t>Figura 12 - Fluxograma do algoritmo de leitura de boleias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_Toc435778847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47</w:t>
        </w:r>
        <w:r w:rsidR="00730D90">
          <w:rPr>
            <w:noProof/>
            <w:webHidden/>
          </w:rPr>
          <w:fldChar w:fldCharType="end"/>
        </w:r>
      </w:hyperlink>
    </w:p>
    <w:p w14:paraId="64AD9E7E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48" w:history="1">
        <w:r w:rsidR="00730D90" w:rsidRPr="0040600D">
          <w:rPr>
            <w:rStyle w:val="Hyperlink"/>
            <w:noProof/>
          </w:rPr>
          <w:t>Figura 13 - Interface do mapa de boleias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_Toc435778848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49</w:t>
        </w:r>
        <w:r w:rsidR="00730D90">
          <w:rPr>
            <w:noProof/>
            <w:webHidden/>
          </w:rPr>
          <w:fldChar w:fldCharType="end"/>
        </w:r>
      </w:hyperlink>
    </w:p>
    <w:p w14:paraId="73A643A1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49" w:history="1">
        <w:r w:rsidR="00730D90" w:rsidRPr="0040600D">
          <w:rPr>
            <w:rStyle w:val="Hyperlink"/>
            <w:noProof/>
          </w:rPr>
          <w:t>Figura 14 - Diagrama de sequência do caso de uso "Alterar boleia"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_Toc435778849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59</w:t>
        </w:r>
        <w:r w:rsidR="00730D90">
          <w:rPr>
            <w:noProof/>
            <w:webHidden/>
          </w:rPr>
          <w:fldChar w:fldCharType="end"/>
        </w:r>
      </w:hyperlink>
    </w:p>
    <w:p w14:paraId="4C7D5AFE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50" w:history="1">
        <w:r w:rsidR="00730D90" w:rsidRPr="0040600D">
          <w:rPr>
            <w:rStyle w:val="Hyperlink"/>
            <w:noProof/>
          </w:rPr>
          <w:t>Figura 15 - Diagrama de sequência do caso de uso "Entrar numa boleia"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_Toc435778850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60</w:t>
        </w:r>
        <w:r w:rsidR="00730D90">
          <w:rPr>
            <w:noProof/>
            <w:webHidden/>
          </w:rPr>
          <w:fldChar w:fldCharType="end"/>
        </w:r>
      </w:hyperlink>
    </w:p>
    <w:p w14:paraId="0018A482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51" w:history="1">
        <w:r w:rsidR="00730D90" w:rsidRPr="0040600D">
          <w:rPr>
            <w:rStyle w:val="Hyperlink"/>
            <w:noProof/>
          </w:rPr>
          <w:t>Figura 16 - Diagrama de sequência do caso de uso "Repetir boleia"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_Toc435778851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60</w:t>
        </w:r>
        <w:r w:rsidR="00730D90">
          <w:rPr>
            <w:noProof/>
            <w:webHidden/>
          </w:rPr>
          <w:fldChar w:fldCharType="end"/>
        </w:r>
      </w:hyperlink>
    </w:p>
    <w:p w14:paraId="4C6BC7B9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52" w:history="1">
        <w:r w:rsidR="00730D90" w:rsidRPr="0040600D">
          <w:rPr>
            <w:rStyle w:val="Hyperlink"/>
            <w:noProof/>
          </w:rPr>
          <w:t>Figura 17 - Diagrama de sequência do caso de uso "Sair de uma boleia"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_Toc435778852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60</w:t>
        </w:r>
        <w:r w:rsidR="00730D90">
          <w:rPr>
            <w:noProof/>
            <w:webHidden/>
          </w:rPr>
          <w:fldChar w:fldCharType="end"/>
        </w:r>
      </w:hyperlink>
    </w:p>
    <w:p w14:paraId="5DD9DC66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53" w:history="1">
        <w:r w:rsidR="00730D90" w:rsidRPr="0040600D">
          <w:rPr>
            <w:rStyle w:val="Hyperlink"/>
            <w:noProof/>
          </w:rPr>
          <w:t>Figura 18 - Avaliação do PageSpeed da aplicação para telemóvel (Parte 1)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_Toc435778853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61</w:t>
        </w:r>
        <w:r w:rsidR="00730D90">
          <w:rPr>
            <w:noProof/>
            <w:webHidden/>
          </w:rPr>
          <w:fldChar w:fldCharType="end"/>
        </w:r>
      </w:hyperlink>
    </w:p>
    <w:p w14:paraId="09E91484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54" w:history="1">
        <w:r w:rsidR="00730D90" w:rsidRPr="0040600D">
          <w:rPr>
            <w:rStyle w:val="Hyperlink"/>
            <w:noProof/>
          </w:rPr>
          <w:t>Figura 19 - Avaliação do PageSpeed da aplicação para telemóvel (Parte 2)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_Toc435778854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62</w:t>
        </w:r>
        <w:r w:rsidR="00730D90">
          <w:rPr>
            <w:noProof/>
            <w:webHidden/>
          </w:rPr>
          <w:fldChar w:fldCharType="end"/>
        </w:r>
      </w:hyperlink>
    </w:p>
    <w:p w14:paraId="4DC4CF2A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55" w:history="1">
        <w:r w:rsidR="00730D90" w:rsidRPr="0040600D">
          <w:rPr>
            <w:rStyle w:val="Hyperlink"/>
            <w:noProof/>
          </w:rPr>
          <w:t>Figura 20 - Avaliação do PageSpeed da aplicação para computador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_Toc435778855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63</w:t>
        </w:r>
        <w:r w:rsidR="00730D90">
          <w:rPr>
            <w:noProof/>
            <w:webHidden/>
          </w:rPr>
          <w:fldChar w:fldCharType="end"/>
        </w:r>
      </w:hyperlink>
    </w:p>
    <w:p w14:paraId="124C557A" w14:textId="77777777" w:rsidR="00056B7D" w:rsidRDefault="000E6BDE">
      <w:pPr>
        <w:spacing w:line="276" w:lineRule="auto"/>
        <w:jc w:val="left"/>
      </w:pPr>
      <w:r>
        <w:fldChar w:fldCharType="end"/>
      </w:r>
      <w:r w:rsidR="00056B7D">
        <w:br w:type="page"/>
      </w:r>
    </w:p>
    <w:p w14:paraId="1577ED48" w14:textId="77777777" w:rsidR="00056B7D" w:rsidRDefault="00056B7D" w:rsidP="00802943">
      <w:pPr>
        <w:pStyle w:val="NoSpacing"/>
      </w:pPr>
      <w:r>
        <w:lastRenderedPageBreak/>
        <w:t>Lista de Tabelas</w:t>
      </w:r>
    </w:p>
    <w:p w14:paraId="34D6B355" w14:textId="77777777" w:rsidR="002130DE" w:rsidRDefault="002130DE" w:rsidP="00802943">
      <w:pPr>
        <w:pStyle w:val="NoSpacing"/>
      </w:pPr>
    </w:p>
    <w:p w14:paraId="2BAA84FE" w14:textId="77777777" w:rsidR="00730D90" w:rsidRDefault="000E6B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35778856" w:history="1">
        <w:r w:rsidR="00730D90" w:rsidRPr="003D18CE">
          <w:rPr>
            <w:rStyle w:val="Hyperlink"/>
            <w:noProof/>
          </w:rPr>
          <w:t>Tabela 1 – Funcionalidades de blablacar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_Toc435778856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13</w:t>
        </w:r>
        <w:r w:rsidR="00730D90">
          <w:rPr>
            <w:noProof/>
            <w:webHidden/>
          </w:rPr>
          <w:fldChar w:fldCharType="end"/>
        </w:r>
      </w:hyperlink>
    </w:p>
    <w:p w14:paraId="47BCD831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57" w:history="1">
        <w:r w:rsidR="00730D90" w:rsidRPr="003D18CE">
          <w:rPr>
            <w:rStyle w:val="Hyperlink"/>
            <w:noProof/>
          </w:rPr>
          <w:t>Tabela 2 - Funcionalidades de boleia.net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_Toc435778857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14</w:t>
        </w:r>
        <w:r w:rsidR="00730D90">
          <w:rPr>
            <w:noProof/>
            <w:webHidden/>
          </w:rPr>
          <w:fldChar w:fldCharType="end"/>
        </w:r>
      </w:hyperlink>
    </w:p>
    <w:p w14:paraId="32BEBA6D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58" w:history="1">
        <w:r w:rsidR="00730D90" w:rsidRPr="003D18CE">
          <w:rPr>
            <w:rStyle w:val="Hyperlink"/>
            <w:noProof/>
          </w:rPr>
          <w:t>Tabela 3 - Funcionalidades de pendura.pt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_Toc435778858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15</w:t>
        </w:r>
        <w:r w:rsidR="00730D90">
          <w:rPr>
            <w:noProof/>
            <w:webHidden/>
          </w:rPr>
          <w:fldChar w:fldCharType="end"/>
        </w:r>
      </w:hyperlink>
    </w:p>
    <w:p w14:paraId="5A02AD48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59" w:history="1">
        <w:r w:rsidR="00730D90" w:rsidRPr="003D18CE">
          <w:rPr>
            <w:rStyle w:val="Hyperlink"/>
            <w:noProof/>
          </w:rPr>
          <w:t>Tabela 4 - Comparação de todas as aplicações estudadas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_Toc435778859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16</w:t>
        </w:r>
        <w:r w:rsidR="00730D90">
          <w:rPr>
            <w:noProof/>
            <w:webHidden/>
          </w:rPr>
          <w:fldChar w:fldCharType="end"/>
        </w:r>
      </w:hyperlink>
    </w:p>
    <w:p w14:paraId="33BE7A26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60" w:history="1">
        <w:r w:rsidR="00730D90" w:rsidRPr="003D18CE">
          <w:rPr>
            <w:rStyle w:val="Hyperlink"/>
            <w:noProof/>
          </w:rPr>
          <w:t>Tabela 5 - Descrição do caso de uso "Inserir Boleia"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_Toc435778860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23</w:t>
        </w:r>
        <w:r w:rsidR="00730D90">
          <w:rPr>
            <w:noProof/>
            <w:webHidden/>
          </w:rPr>
          <w:fldChar w:fldCharType="end"/>
        </w:r>
      </w:hyperlink>
    </w:p>
    <w:p w14:paraId="2D60D939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61" w:history="1">
        <w:r w:rsidR="00730D90" w:rsidRPr="003D18CE">
          <w:rPr>
            <w:rStyle w:val="Hyperlink"/>
            <w:noProof/>
          </w:rPr>
          <w:t>Tabela 6 – Descrição do caso de uso “Eliminar Boleia”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_Toc435778861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24</w:t>
        </w:r>
        <w:r w:rsidR="00730D90">
          <w:rPr>
            <w:noProof/>
            <w:webHidden/>
          </w:rPr>
          <w:fldChar w:fldCharType="end"/>
        </w:r>
      </w:hyperlink>
    </w:p>
    <w:p w14:paraId="777A3C3E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62" w:history="1">
        <w:r w:rsidR="00730D90" w:rsidRPr="003D18CE">
          <w:rPr>
            <w:rStyle w:val="Hyperlink"/>
            <w:noProof/>
          </w:rPr>
          <w:t>Tabela 7 - Dicionário de dados da tabela Utilizadores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_Toc435778862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31</w:t>
        </w:r>
        <w:r w:rsidR="00730D90">
          <w:rPr>
            <w:noProof/>
            <w:webHidden/>
          </w:rPr>
          <w:fldChar w:fldCharType="end"/>
        </w:r>
      </w:hyperlink>
    </w:p>
    <w:p w14:paraId="2765FCE1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63" w:history="1">
        <w:r w:rsidR="00730D90" w:rsidRPr="003D18CE">
          <w:rPr>
            <w:rStyle w:val="Hyperlink"/>
            <w:noProof/>
          </w:rPr>
          <w:t>Tabela 8 - Operações da tabela Utilizadores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_Toc435778863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32</w:t>
        </w:r>
        <w:r w:rsidR="00730D90">
          <w:rPr>
            <w:noProof/>
            <w:webHidden/>
          </w:rPr>
          <w:fldChar w:fldCharType="end"/>
        </w:r>
      </w:hyperlink>
    </w:p>
    <w:p w14:paraId="0EA2FC03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64" w:history="1">
        <w:r w:rsidR="00730D90" w:rsidRPr="003D18CE">
          <w:rPr>
            <w:rStyle w:val="Hyperlink"/>
            <w:noProof/>
          </w:rPr>
          <w:t>Tabela 9 - Dicionário de dados da tabela Boleias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_Toc435778864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33</w:t>
        </w:r>
        <w:r w:rsidR="00730D90">
          <w:rPr>
            <w:noProof/>
            <w:webHidden/>
          </w:rPr>
          <w:fldChar w:fldCharType="end"/>
        </w:r>
      </w:hyperlink>
    </w:p>
    <w:p w14:paraId="1DAAC261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65" w:history="1">
        <w:r w:rsidR="00730D90" w:rsidRPr="003D18CE">
          <w:rPr>
            <w:rStyle w:val="Hyperlink"/>
            <w:noProof/>
          </w:rPr>
          <w:t>Tabela 10 - Operações da tabela Boleias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_Toc435778865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34</w:t>
        </w:r>
        <w:r w:rsidR="00730D90">
          <w:rPr>
            <w:noProof/>
            <w:webHidden/>
          </w:rPr>
          <w:fldChar w:fldCharType="end"/>
        </w:r>
      </w:hyperlink>
    </w:p>
    <w:p w14:paraId="3AEFBB0F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66" w:history="1">
        <w:r w:rsidR="00730D90" w:rsidRPr="003D18CE">
          <w:rPr>
            <w:rStyle w:val="Hyperlink"/>
            <w:noProof/>
          </w:rPr>
          <w:t>Tabela 11 - Dicionário de dados da tabela Passageiros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_Toc435778866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35</w:t>
        </w:r>
        <w:r w:rsidR="00730D90">
          <w:rPr>
            <w:noProof/>
            <w:webHidden/>
          </w:rPr>
          <w:fldChar w:fldCharType="end"/>
        </w:r>
      </w:hyperlink>
    </w:p>
    <w:p w14:paraId="19E814A7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67" w:history="1">
        <w:r w:rsidR="00730D90" w:rsidRPr="003D18CE">
          <w:rPr>
            <w:rStyle w:val="Hyperlink"/>
            <w:noProof/>
          </w:rPr>
          <w:t>Tabela 12 - Operações da tabela Passageiros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_Toc435778867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35</w:t>
        </w:r>
        <w:r w:rsidR="00730D90">
          <w:rPr>
            <w:noProof/>
            <w:webHidden/>
          </w:rPr>
          <w:fldChar w:fldCharType="end"/>
        </w:r>
      </w:hyperlink>
    </w:p>
    <w:p w14:paraId="776D1B36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68" w:history="1">
        <w:r w:rsidR="00730D90" w:rsidRPr="003D18CE">
          <w:rPr>
            <w:rStyle w:val="Hyperlink"/>
            <w:noProof/>
          </w:rPr>
          <w:t>Tabela 13 - Dicionário de dados da tabela Estatísticas.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_Toc435778868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36</w:t>
        </w:r>
        <w:r w:rsidR="00730D90">
          <w:rPr>
            <w:noProof/>
            <w:webHidden/>
          </w:rPr>
          <w:fldChar w:fldCharType="end"/>
        </w:r>
      </w:hyperlink>
    </w:p>
    <w:p w14:paraId="2FB9F0F0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69" w:history="1">
        <w:r w:rsidR="00730D90" w:rsidRPr="003D18CE">
          <w:rPr>
            <w:rStyle w:val="Hyperlink"/>
            <w:noProof/>
          </w:rPr>
          <w:t>Tabela 14 - Operações da tabela Estatíticas.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_Toc435778869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36</w:t>
        </w:r>
        <w:r w:rsidR="00730D90">
          <w:rPr>
            <w:noProof/>
            <w:webHidden/>
          </w:rPr>
          <w:fldChar w:fldCharType="end"/>
        </w:r>
      </w:hyperlink>
    </w:p>
    <w:p w14:paraId="0B5CE6A8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70" w:history="1">
        <w:r w:rsidR="00730D90" w:rsidRPr="003D18CE">
          <w:rPr>
            <w:rStyle w:val="Hyperlink"/>
            <w:noProof/>
          </w:rPr>
          <w:t>Tabela 15 - Dicionário de dados das configurações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_Toc435778870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37</w:t>
        </w:r>
        <w:r w:rsidR="00730D90">
          <w:rPr>
            <w:noProof/>
            <w:webHidden/>
          </w:rPr>
          <w:fldChar w:fldCharType="end"/>
        </w:r>
      </w:hyperlink>
    </w:p>
    <w:p w14:paraId="060968BE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71" w:history="1">
        <w:r w:rsidR="00730D90" w:rsidRPr="003D18CE">
          <w:rPr>
            <w:rStyle w:val="Hyperlink"/>
            <w:noProof/>
          </w:rPr>
          <w:t>Tabela 16 - Operações da tabela Configurações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_Toc435778871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38</w:t>
        </w:r>
        <w:r w:rsidR="00730D90">
          <w:rPr>
            <w:noProof/>
            <w:webHidden/>
          </w:rPr>
          <w:fldChar w:fldCharType="end"/>
        </w:r>
      </w:hyperlink>
    </w:p>
    <w:p w14:paraId="3203ECDC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72" w:history="1">
        <w:r w:rsidR="00730D90" w:rsidRPr="003D18CE">
          <w:rPr>
            <w:rStyle w:val="Hyperlink"/>
            <w:noProof/>
          </w:rPr>
          <w:t>Tabela 17 - Dicionário de dados da tabela Alterações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_Toc435778872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39</w:t>
        </w:r>
        <w:r w:rsidR="00730D90">
          <w:rPr>
            <w:noProof/>
            <w:webHidden/>
          </w:rPr>
          <w:fldChar w:fldCharType="end"/>
        </w:r>
      </w:hyperlink>
    </w:p>
    <w:p w14:paraId="5BA2715D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73" w:history="1">
        <w:r w:rsidR="00730D90" w:rsidRPr="003D18CE">
          <w:rPr>
            <w:rStyle w:val="Hyperlink"/>
            <w:noProof/>
          </w:rPr>
          <w:t>Tabela 18 - Operações da tabela Alterações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_Toc435778873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39</w:t>
        </w:r>
        <w:r w:rsidR="00730D90">
          <w:rPr>
            <w:noProof/>
            <w:webHidden/>
          </w:rPr>
          <w:fldChar w:fldCharType="end"/>
        </w:r>
      </w:hyperlink>
    </w:p>
    <w:p w14:paraId="01E3D488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74" w:history="1">
        <w:r w:rsidR="00730D90" w:rsidRPr="003D18CE">
          <w:rPr>
            <w:rStyle w:val="Hyperlink"/>
            <w:noProof/>
          </w:rPr>
          <w:t>Tabela 19 - Descrição do caso de uso "Alterar boleia"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_Toc435778874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55</w:t>
        </w:r>
        <w:r w:rsidR="00730D90">
          <w:rPr>
            <w:noProof/>
            <w:webHidden/>
          </w:rPr>
          <w:fldChar w:fldCharType="end"/>
        </w:r>
      </w:hyperlink>
    </w:p>
    <w:p w14:paraId="1C5D0D6C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75" w:history="1">
        <w:r w:rsidR="00730D90" w:rsidRPr="003D18CE">
          <w:rPr>
            <w:rStyle w:val="Hyperlink"/>
            <w:noProof/>
          </w:rPr>
          <w:t>Tabela 20 - Descrição do caso de uso "Entrar numa boleia"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_Toc435778875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56</w:t>
        </w:r>
        <w:r w:rsidR="00730D90">
          <w:rPr>
            <w:noProof/>
            <w:webHidden/>
          </w:rPr>
          <w:fldChar w:fldCharType="end"/>
        </w:r>
      </w:hyperlink>
    </w:p>
    <w:p w14:paraId="38D89B90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76" w:history="1">
        <w:r w:rsidR="00730D90" w:rsidRPr="003D18CE">
          <w:rPr>
            <w:rStyle w:val="Hyperlink"/>
            <w:noProof/>
          </w:rPr>
          <w:t>Tabela 21 - Descrição do caso de uso "Repetir boleia"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_Toc435778876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57</w:t>
        </w:r>
        <w:r w:rsidR="00730D90">
          <w:rPr>
            <w:noProof/>
            <w:webHidden/>
          </w:rPr>
          <w:fldChar w:fldCharType="end"/>
        </w:r>
      </w:hyperlink>
    </w:p>
    <w:p w14:paraId="68D4BE0C" w14:textId="77777777" w:rsidR="00730D90" w:rsidRDefault="00E123DE">
      <w:pPr>
        <w:pStyle w:val="TableofFigures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lang w:eastAsia="ja-JP"/>
        </w:rPr>
      </w:pPr>
      <w:hyperlink w:anchor="_Toc435778877" w:history="1">
        <w:r w:rsidR="00730D90" w:rsidRPr="003D18CE">
          <w:rPr>
            <w:rStyle w:val="Hyperlink"/>
            <w:noProof/>
          </w:rPr>
          <w:t>Tabela 22 - Descrição do caso de uso "Sair de uma boleia"</w:t>
        </w:r>
        <w:r w:rsidR="00730D90">
          <w:rPr>
            <w:noProof/>
            <w:webHidden/>
          </w:rPr>
          <w:tab/>
        </w:r>
        <w:r w:rsidR="00730D90">
          <w:rPr>
            <w:noProof/>
            <w:webHidden/>
          </w:rPr>
          <w:fldChar w:fldCharType="begin"/>
        </w:r>
        <w:r w:rsidR="00730D90">
          <w:rPr>
            <w:noProof/>
            <w:webHidden/>
          </w:rPr>
          <w:instrText xml:space="preserve"> PAGEREF _Toc435778877 \h </w:instrText>
        </w:r>
        <w:r w:rsidR="00730D90">
          <w:rPr>
            <w:noProof/>
            <w:webHidden/>
          </w:rPr>
        </w:r>
        <w:r w:rsidR="00730D90">
          <w:rPr>
            <w:noProof/>
            <w:webHidden/>
          </w:rPr>
          <w:fldChar w:fldCharType="separate"/>
        </w:r>
        <w:r w:rsidR="00B27109">
          <w:rPr>
            <w:noProof/>
            <w:webHidden/>
          </w:rPr>
          <w:t>58</w:t>
        </w:r>
        <w:r w:rsidR="00730D90">
          <w:rPr>
            <w:noProof/>
            <w:webHidden/>
          </w:rPr>
          <w:fldChar w:fldCharType="end"/>
        </w:r>
      </w:hyperlink>
    </w:p>
    <w:p w14:paraId="448BD14A" w14:textId="77777777" w:rsidR="000E6BDE" w:rsidRDefault="000E6BDE" w:rsidP="00802943">
      <w:pPr>
        <w:pStyle w:val="NoSpacing"/>
      </w:pPr>
      <w:r>
        <w:fldChar w:fldCharType="end"/>
      </w:r>
    </w:p>
    <w:p w14:paraId="42E8D22F" w14:textId="77777777" w:rsidR="00056B7D" w:rsidRDefault="00056B7D">
      <w:pPr>
        <w:spacing w:line="276" w:lineRule="auto"/>
        <w:jc w:val="left"/>
      </w:pPr>
      <w:r>
        <w:br w:type="page"/>
      </w:r>
    </w:p>
    <w:p w14:paraId="78D427CB" w14:textId="77777777" w:rsidR="009A4448" w:rsidRPr="00802943" w:rsidRDefault="009706C3" w:rsidP="00802943">
      <w:pPr>
        <w:pStyle w:val="NoSpacing"/>
      </w:pPr>
      <w:r w:rsidRPr="00802943">
        <w:lastRenderedPageBreak/>
        <w:t>Glossário</w:t>
      </w:r>
    </w:p>
    <w:p w14:paraId="7E0784F6" w14:textId="77777777" w:rsidR="00894A62" w:rsidRDefault="00894A62" w:rsidP="00257429"/>
    <w:p w14:paraId="0184D911" w14:textId="77777777" w:rsidR="009706C3" w:rsidRPr="007C2C02" w:rsidRDefault="009706C3" w:rsidP="00257429">
      <w:r>
        <w:t>IPG- Instituto Politécnico da Guarda</w:t>
      </w:r>
    </w:p>
    <w:p w14:paraId="608812DA" w14:textId="77777777" w:rsidR="0067121B" w:rsidRPr="000E6BDE" w:rsidRDefault="0067121B" w:rsidP="00257429">
      <w:pPr>
        <w:rPr>
          <w:lang w:val="en-US"/>
        </w:rPr>
      </w:pPr>
      <w:r w:rsidRPr="000E6BDE">
        <w:rPr>
          <w:lang w:val="en-US"/>
        </w:rPr>
        <w:t>PHP-</w:t>
      </w:r>
      <w:r w:rsidR="00FF16EC" w:rsidRPr="000E6BDE">
        <w:rPr>
          <w:lang w:val="en-US"/>
        </w:rPr>
        <w:t xml:space="preserve"> </w:t>
      </w:r>
      <w:r w:rsidRPr="000E6BDE">
        <w:rPr>
          <w:lang w:val="en-US"/>
        </w:rPr>
        <w:t>PHP Hypertext Preproce</w:t>
      </w:r>
      <w:r w:rsidR="00FE6D6E" w:rsidRPr="000E6BDE">
        <w:rPr>
          <w:lang w:val="en-US"/>
        </w:rPr>
        <w:t>s</w:t>
      </w:r>
      <w:r w:rsidRPr="000E6BDE">
        <w:rPr>
          <w:lang w:val="en-US"/>
        </w:rPr>
        <w:t>sor</w:t>
      </w:r>
    </w:p>
    <w:p w14:paraId="5F481F71" w14:textId="77777777" w:rsidR="0067121B" w:rsidRDefault="0067121B" w:rsidP="00257429">
      <w:pPr>
        <w:rPr>
          <w:lang w:val="en-US"/>
        </w:rPr>
      </w:pPr>
      <w:r w:rsidRPr="0067121B">
        <w:rPr>
          <w:lang w:val="en-US"/>
        </w:rPr>
        <w:t xml:space="preserve">AJAX- Asynchronous </w:t>
      </w:r>
      <w:proofErr w:type="spellStart"/>
      <w:r w:rsidRPr="0067121B">
        <w:rPr>
          <w:lang w:val="en-US"/>
        </w:rPr>
        <w:t>Javascript</w:t>
      </w:r>
      <w:proofErr w:type="spellEnd"/>
      <w:r w:rsidRPr="0067121B">
        <w:rPr>
          <w:lang w:val="en-US"/>
        </w:rPr>
        <w:t xml:space="preserve"> and XML</w:t>
      </w:r>
    </w:p>
    <w:p w14:paraId="6CEB2D15" w14:textId="77777777" w:rsidR="00FE6D6E" w:rsidRPr="004F47A0" w:rsidRDefault="00FE6D6E" w:rsidP="00257429">
      <w:pPr>
        <w:rPr>
          <w:lang w:val="en-US"/>
        </w:rPr>
      </w:pPr>
      <w:r>
        <w:rPr>
          <w:lang w:val="en-US"/>
        </w:rPr>
        <w:t>HTML-</w:t>
      </w:r>
      <w:r w:rsidRPr="004F47A0">
        <w:rPr>
          <w:lang w:val="en-US"/>
        </w:rPr>
        <w:t xml:space="preserve"> </w:t>
      </w:r>
      <w:proofErr w:type="spellStart"/>
      <w:r w:rsidRPr="004F47A0">
        <w:rPr>
          <w:lang w:val="en-US"/>
        </w:rPr>
        <w:t>HyperText</w:t>
      </w:r>
      <w:proofErr w:type="spellEnd"/>
      <w:r w:rsidRPr="004F47A0">
        <w:rPr>
          <w:lang w:val="en-US"/>
        </w:rPr>
        <w:t xml:space="preserve"> Markup Language</w:t>
      </w:r>
    </w:p>
    <w:p w14:paraId="152D6236" w14:textId="77777777" w:rsidR="00FE6D6E" w:rsidRPr="004F47A0" w:rsidRDefault="00FE6D6E" w:rsidP="00257429">
      <w:pPr>
        <w:rPr>
          <w:lang w:val="en-US"/>
        </w:rPr>
      </w:pPr>
      <w:r w:rsidRPr="004F47A0">
        <w:rPr>
          <w:iCs/>
          <w:lang w:val="en-US"/>
        </w:rPr>
        <w:t xml:space="preserve">XML - </w:t>
      </w:r>
      <w:r w:rsidRPr="004F47A0">
        <w:rPr>
          <w:lang w:val="en-US"/>
        </w:rPr>
        <w:t>Extensible Markup Language</w:t>
      </w:r>
    </w:p>
    <w:p w14:paraId="091D7488" w14:textId="77777777" w:rsidR="00FE6D6E" w:rsidRPr="000E6BDE" w:rsidRDefault="00FE6D6E" w:rsidP="00257429">
      <w:r w:rsidRPr="000E6BDE">
        <w:t xml:space="preserve">CSS- </w:t>
      </w:r>
      <w:proofErr w:type="spellStart"/>
      <w:r w:rsidRPr="000E6BDE">
        <w:t>Cascading</w:t>
      </w:r>
      <w:proofErr w:type="spellEnd"/>
      <w:r w:rsidRPr="000E6BDE">
        <w:t xml:space="preserve"> </w:t>
      </w:r>
      <w:proofErr w:type="spellStart"/>
      <w:r w:rsidRPr="000E6BDE">
        <w:t>Style</w:t>
      </w:r>
      <w:proofErr w:type="spellEnd"/>
      <w:r w:rsidRPr="000E6BDE">
        <w:t xml:space="preserve"> </w:t>
      </w:r>
      <w:proofErr w:type="spellStart"/>
      <w:r w:rsidRPr="000E6BDE">
        <w:t>Sheets</w:t>
      </w:r>
      <w:proofErr w:type="spellEnd"/>
    </w:p>
    <w:p w14:paraId="4A0C40C0" w14:textId="77777777" w:rsidR="004002F0" w:rsidRDefault="004002F0" w:rsidP="00257429">
      <w:r>
        <w:t>SGBD - Sistema de Ge</w:t>
      </w:r>
      <w:r w:rsidR="0082095A">
        <w:t>stão</w:t>
      </w:r>
      <w:r>
        <w:t xml:space="preserve"> de Base de D</w:t>
      </w:r>
      <w:r w:rsidRPr="00B81128">
        <w:t>ados</w:t>
      </w:r>
    </w:p>
    <w:p w14:paraId="531CDA31" w14:textId="77777777" w:rsidR="004002F0" w:rsidRPr="00074083" w:rsidRDefault="004002F0" w:rsidP="00257429">
      <w:pPr>
        <w:rPr>
          <w:lang w:val="en-US"/>
        </w:rPr>
      </w:pPr>
      <w:r w:rsidRPr="00074083">
        <w:rPr>
          <w:lang w:val="en-US"/>
        </w:rPr>
        <w:t>SQL - Structured Query Language</w:t>
      </w:r>
    </w:p>
    <w:p w14:paraId="14EB7ED7" w14:textId="77777777" w:rsidR="00E860D4" w:rsidRPr="00074083" w:rsidRDefault="00E860D4" w:rsidP="00257429">
      <w:pPr>
        <w:rPr>
          <w:lang w:val="en-US"/>
        </w:rPr>
      </w:pPr>
      <w:r w:rsidRPr="00074083">
        <w:rPr>
          <w:lang w:val="en-US"/>
        </w:rPr>
        <w:t>BD – Base de Dados</w:t>
      </w:r>
    </w:p>
    <w:p w14:paraId="296DCD4E" w14:textId="77777777" w:rsidR="004002F0" w:rsidRPr="00074083" w:rsidRDefault="00790B40" w:rsidP="00257429">
      <w:pPr>
        <w:rPr>
          <w:lang w:val="en-US"/>
        </w:rPr>
      </w:pPr>
      <w:r>
        <w:rPr>
          <w:lang w:val="en-US"/>
        </w:rPr>
        <w:t>EER – Enhanced Entity-Relationship</w:t>
      </w:r>
    </w:p>
    <w:p w14:paraId="746A02F3" w14:textId="77777777" w:rsidR="00FE6D6E" w:rsidRPr="00074083" w:rsidRDefault="00FE6D6E" w:rsidP="00257429">
      <w:pPr>
        <w:rPr>
          <w:lang w:val="en-US"/>
        </w:rPr>
      </w:pPr>
    </w:p>
    <w:p w14:paraId="22000769" w14:textId="77777777" w:rsidR="0067121B" w:rsidRPr="00074083" w:rsidRDefault="0067121B" w:rsidP="00257429">
      <w:pPr>
        <w:rPr>
          <w:lang w:val="en-US"/>
        </w:rPr>
      </w:pPr>
    </w:p>
    <w:p w14:paraId="7629069B" w14:textId="77777777" w:rsidR="009A4448" w:rsidRPr="00074083" w:rsidRDefault="009A4448" w:rsidP="00257429">
      <w:pPr>
        <w:rPr>
          <w:lang w:val="en-US"/>
        </w:rPr>
      </w:pPr>
      <w:r w:rsidRPr="00074083">
        <w:rPr>
          <w:lang w:val="en-US"/>
        </w:rPr>
        <w:br w:type="page"/>
      </w:r>
    </w:p>
    <w:p w14:paraId="1EEF62BE" w14:textId="77777777" w:rsidR="001741CE" w:rsidRPr="00074083" w:rsidRDefault="001741CE" w:rsidP="00257429">
      <w:pPr>
        <w:rPr>
          <w:lang w:val="en-US"/>
        </w:rPr>
        <w:sectPr w:rsidR="001741CE" w:rsidRPr="00074083" w:rsidSect="00813056">
          <w:footerReference w:type="default" r:id="rId15"/>
          <w:pgSz w:w="11907" w:h="16839" w:code="9"/>
          <w:pgMar w:top="1417" w:right="1701" w:bottom="1417" w:left="1701" w:header="708" w:footer="708" w:gutter="0"/>
          <w:pgNumType w:fmt="upperRoman" w:start="1"/>
          <w:cols w:space="708"/>
          <w:docGrid w:linePitch="360"/>
        </w:sectPr>
      </w:pPr>
    </w:p>
    <w:p w14:paraId="60ABE55E" w14:textId="77777777" w:rsidR="007316C4" w:rsidRPr="00405105" w:rsidRDefault="00F16201" w:rsidP="00802943">
      <w:pPr>
        <w:pStyle w:val="Heading1"/>
        <w:numPr>
          <w:ilvl w:val="0"/>
          <w:numId w:val="7"/>
        </w:numPr>
        <w:ind w:left="357" w:hanging="357"/>
        <w:jc w:val="left"/>
      </w:pPr>
      <w:bookmarkStart w:id="62" w:name="_Toc424134501"/>
      <w:bookmarkStart w:id="63" w:name="_Toc424134581"/>
      <w:bookmarkStart w:id="64" w:name="_Toc424134747"/>
      <w:bookmarkStart w:id="65" w:name="_Toc434846624"/>
      <w:bookmarkStart w:id="66" w:name="_Toc435806794"/>
      <w:r w:rsidRPr="00405105">
        <w:lastRenderedPageBreak/>
        <w:t>Introdução</w:t>
      </w:r>
      <w:bookmarkEnd w:id="62"/>
      <w:bookmarkEnd w:id="63"/>
      <w:bookmarkEnd w:id="64"/>
      <w:bookmarkEnd w:id="65"/>
      <w:bookmarkEnd w:id="66"/>
    </w:p>
    <w:p w14:paraId="3D8B38E4" w14:textId="77777777" w:rsidR="007316C4" w:rsidRDefault="007316C4" w:rsidP="00257429">
      <w:r>
        <w:t>O presente relatório carateriza o desenvolvimento do projeto</w:t>
      </w:r>
      <w:r w:rsidR="0071183A">
        <w:t xml:space="preserve">, chamado </w:t>
      </w:r>
      <w:proofErr w:type="spellStart"/>
      <w:r w:rsidR="0071183A">
        <w:t>CarP</w:t>
      </w:r>
      <w:r w:rsidR="009E4119">
        <w:t>ooling</w:t>
      </w:r>
      <w:proofErr w:type="spellEnd"/>
      <w:r w:rsidR="009E4119">
        <w:t>,</w:t>
      </w:r>
      <w:r w:rsidR="0071183A">
        <w:t xml:space="preserve"> realizado</w:t>
      </w:r>
      <w:r>
        <w:t xml:space="preserve"> pelo aluno Vasco Manuel de Deus </w:t>
      </w:r>
      <w:proofErr w:type="spellStart"/>
      <w:r>
        <w:t>Lello</w:t>
      </w:r>
      <w:proofErr w:type="spellEnd"/>
      <w:r>
        <w:t xml:space="preserve"> Fortuna, no âmbito da unidade curr</w:t>
      </w:r>
      <w:r w:rsidR="0071183A">
        <w:t>icular Projeto de Informática, do 3º ano da</w:t>
      </w:r>
      <w:r>
        <w:t xml:space="preserve"> Licenciatura em Engenharia Informática da Escola Superior de Tecnologia e Gestão do I</w:t>
      </w:r>
      <w:r w:rsidR="004733CA">
        <w:t>nstituto Politécnico da Guarda.</w:t>
      </w:r>
    </w:p>
    <w:p w14:paraId="21125254" w14:textId="77777777" w:rsidR="00145F11" w:rsidRPr="004D4E1E" w:rsidRDefault="00145F11" w:rsidP="002130DE">
      <w:pPr>
        <w:pStyle w:val="Heading2"/>
      </w:pPr>
      <w:bookmarkStart w:id="67" w:name="_Toc424134748"/>
      <w:bookmarkStart w:id="68" w:name="_Toc435806795"/>
      <w:r w:rsidRPr="004D4E1E">
        <w:t>Contexto do projeto</w:t>
      </w:r>
      <w:bookmarkEnd w:id="67"/>
      <w:bookmarkEnd w:id="68"/>
    </w:p>
    <w:p w14:paraId="56ED2FA4" w14:textId="349A76CB" w:rsidR="0066015C" w:rsidRDefault="00145F11" w:rsidP="00257429">
      <w:r>
        <w:t>O crescente aumento dos custos de combustíveis</w:t>
      </w:r>
      <w:r w:rsidR="005363FC">
        <w:t xml:space="preserve"> </w:t>
      </w:r>
      <w:r w:rsidR="001741CE">
        <w:t>(</w:t>
      </w:r>
      <w:r w:rsidR="005363FC">
        <w:t xml:space="preserve">uma subida de preço que </w:t>
      </w:r>
      <w:del w:id="69" w:author="José Fonseca" w:date="2015-11-27T12:12:00Z">
        <w:r w:rsidR="005363FC" w:rsidDel="00D55B5B">
          <w:delText>ocorre</w:delText>
        </w:r>
        <w:r w:rsidR="009A4448" w:rsidDel="00D55B5B">
          <w:delText>u</w:delText>
        </w:r>
        <w:r w:rsidR="005363FC" w:rsidDel="00D55B5B">
          <w:delText xml:space="preserve"> desde</w:delText>
        </w:r>
      </w:del>
      <w:ins w:id="70" w:author="José Fonseca" w:date="2015-11-27T12:12:00Z">
        <w:r w:rsidR="00D55B5B">
          <w:t>de</w:t>
        </w:r>
      </w:ins>
      <w:r w:rsidR="005363FC">
        <w:t xml:space="preserve"> 0,02€/litro </w:t>
      </w:r>
      <w:del w:id="71" w:author="José Fonseca" w:date="2015-11-27T12:12:00Z">
        <w:r w:rsidR="005363FC" w:rsidDel="00D55B5B">
          <w:delText xml:space="preserve">até </w:delText>
        </w:r>
      </w:del>
      <w:ins w:id="72" w:author="José Fonseca" w:date="2015-11-27T12:12:00Z">
        <w:r w:rsidR="00D55B5B">
          <w:t xml:space="preserve">para </w:t>
        </w:r>
      </w:ins>
      <w:r w:rsidR="005363FC">
        <w:t>1,68€/litro</w:t>
      </w:r>
      <w:r w:rsidR="0071183A">
        <w:t xml:space="preserve"> entre 1960 e 2014</w:t>
      </w:r>
      <w:r w:rsidR="005363FC">
        <w:rPr>
          <w:rStyle w:val="FootnoteReference"/>
        </w:rPr>
        <w:footnoteReference w:id="1"/>
      </w:r>
      <w:r w:rsidR="0066015C">
        <w:t>(</w:t>
      </w:r>
      <w:r w:rsidR="0066015C">
        <w:fldChar w:fldCharType="begin"/>
      </w:r>
      <w:r w:rsidR="0066015C">
        <w:instrText xml:space="preserve"> REF _Ref435516057 \h </w:instrText>
      </w:r>
      <w:r w:rsidR="0066015C">
        <w:fldChar w:fldCharType="separate"/>
      </w:r>
      <w:r w:rsidR="00B27109">
        <w:t xml:space="preserve">Figura </w:t>
      </w:r>
      <w:r w:rsidR="00B27109">
        <w:rPr>
          <w:noProof/>
        </w:rPr>
        <w:t>1</w:t>
      </w:r>
      <w:r w:rsidR="0066015C">
        <w:fldChar w:fldCharType="end"/>
      </w:r>
      <w:r w:rsidR="0066015C">
        <w:t>)</w:t>
      </w:r>
      <w:r w:rsidR="005363FC">
        <w:t xml:space="preserve">) </w:t>
      </w:r>
      <w:r>
        <w:t xml:space="preserve">e </w:t>
      </w:r>
      <w:r w:rsidR="0071183A">
        <w:t xml:space="preserve">mais recentemente </w:t>
      </w:r>
      <w:r>
        <w:t>portagens</w:t>
      </w:r>
      <w:r w:rsidR="0071183A">
        <w:t xml:space="preserve"> (portagens nas SCUT de</w:t>
      </w:r>
      <w:ins w:id="73" w:author="José Fonseca" w:date="2015-11-27T12:12:00Z">
        <w:r w:rsidR="00D55B5B">
          <w:t>s</w:t>
        </w:r>
      </w:ins>
      <w:del w:id="74" w:author="José Fonseca" w:date="2015-11-27T12:12:00Z">
        <w:r w:rsidR="0071183A" w:rsidDel="00D55B5B">
          <w:delText>a</w:delText>
        </w:r>
      </w:del>
      <w:r w:rsidR="0071183A">
        <w:t>de finais de 2011, para o</w:t>
      </w:r>
      <w:ins w:id="75" w:author="José Fonseca" w:date="2015-11-27T12:12:00Z">
        <w:r w:rsidR="00D55B5B">
          <w:t xml:space="preserve"> </w:t>
        </w:r>
      </w:ins>
      <w:r w:rsidR="0071183A">
        <w:t>caso da A25, por exemplo)</w:t>
      </w:r>
      <w:r>
        <w:t xml:space="preserve"> tem fomentado </w:t>
      </w:r>
      <w:ins w:id="76" w:author="José Fonseca" w:date="2015-11-27T12:13:00Z">
        <w:r w:rsidR="00D55B5B">
          <w:t>uma crescente</w:t>
        </w:r>
      </w:ins>
      <w:del w:id="77" w:author="José Fonseca" w:date="2015-11-27T12:13:00Z">
        <w:r w:rsidDel="00D55B5B">
          <w:delText>a</w:delText>
        </w:r>
      </w:del>
      <w:r>
        <w:t xml:space="preserve"> partilha de boleias </w:t>
      </w:r>
      <w:r w:rsidR="0071183A">
        <w:t>regulares em viaturas</w:t>
      </w:r>
      <w:r>
        <w:t xml:space="preserve"> nas deslocações entre cidades</w:t>
      </w:r>
      <w:r w:rsidR="0071183A">
        <w:t>, nomeadamente entre professores, funcionários de fábricas e empresas, etc</w:t>
      </w:r>
      <w:r>
        <w:t xml:space="preserve">. </w:t>
      </w:r>
    </w:p>
    <w:p w14:paraId="64497939" w14:textId="77777777" w:rsidR="0066015C" w:rsidRDefault="0066015C" w:rsidP="00257429">
      <w:r>
        <w:rPr>
          <w:noProof/>
          <w:lang w:val="en-US"/>
        </w:rPr>
        <w:drawing>
          <wp:inline distT="0" distB="0" distL="0" distR="0" wp14:anchorId="5B8681F6" wp14:editId="523490E9">
            <wp:extent cx="5400040" cy="2283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66F5" w14:textId="12A2E7E4" w:rsidR="0066015C" w:rsidRDefault="0066015C" w:rsidP="0066015C">
      <w:pPr>
        <w:pStyle w:val="Caption"/>
      </w:pPr>
      <w:bookmarkStart w:id="78" w:name="_Ref435516057"/>
      <w:bookmarkStart w:id="79" w:name="_Toc435778836"/>
      <w:r>
        <w:t xml:space="preserve">Figura </w:t>
      </w:r>
      <w:fldSimple w:instr=" SEQ Figura \* ARABIC ">
        <w:r w:rsidR="00B27109">
          <w:rPr>
            <w:noProof/>
          </w:rPr>
          <w:t>1</w:t>
        </w:r>
      </w:fldSimple>
      <w:bookmarkEnd w:id="78"/>
      <w:r>
        <w:t xml:space="preserve"> - Custo dos </w:t>
      </w:r>
      <w:del w:id="80" w:author="José Fonseca" w:date="2015-11-27T12:12:00Z">
        <w:r w:rsidDel="00D55B5B">
          <w:delText>combustivéis</w:delText>
        </w:r>
      </w:del>
      <w:ins w:id="81" w:author="José Fonseca" w:date="2015-11-27T12:12:00Z">
        <w:r w:rsidR="00D55B5B">
          <w:t>combustíveis</w:t>
        </w:r>
      </w:ins>
      <w:r>
        <w:t xml:space="preserve"> entre 1960 e 2014 em </w:t>
      </w:r>
      <w:commentRangeStart w:id="82"/>
      <w:r>
        <w:t>Portugal</w:t>
      </w:r>
      <w:bookmarkEnd w:id="79"/>
      <w:commentRangeEnd w:id="82"/>
      <w:r w:rsidR="00D55B5B">
        <w:rPr>
          <w:rStyle w:val="CommentReference"/>
          <w:b w:val="0"/>
          <w:bCs w:val="0"/>
          <w:color w:val="auto"/>
        </w:rPr>
        <w:commentReference w:id="82"/>
      </w:r>
    </w:p>
    <w:p w14:paraId="63C6AA61" w14:textId="77777777" w:rsidR="009706C3" w:rsidRDefault="00145F11" w:rsidP="00257429">
      <w:r>
        <w:t>Dado o potencial número de interessados nessas partilhas</w:t>
      </w:r>
      <w:r w:rsidR="0071183A">
        <w:t xml:space="preserve"> e as muitas tarefas de contacto, organização e gestão necessárias</w:t>
      </w:r>
      <w:r>
        <w:t xml:space="preserve">, </w:t>
      </w:r>
      <w:r w:rsidR="0071183A">
        <w:t xml:space="preserve">existe uma cada vez maior procura de </w:t>
      </w:r>
      <w:r>
        <w:t>ferramentas informáticas</w:t>
      </w:r>
      <w:r w:rsidR="0071183A">
        <w:t xml:space="preserve"> </w:t>
      </w:r>
      <w:del w:id="83" w:author="José Fonseca" w:date="2015-11-27T12:18:00Z">
        <w:r w:rsidR="0071183A" w:rsidDel="005257C2">
          <w:delText>–</w:delText>
        </w:r>
      </w:del>
      <w:r w:rsidR="0071183A">
        <w:t xml:space="preserve"> direcionadas para este mercado</w:t>
      </w:r>
      <w:r>
        <w:t>.</w:t>
      </w:r>
    </w:p>
    <w:p w14:paraId="5783424C" w14:textId="3BA8020F" w:rsidR="009706C3" w:rsidRDefault="00C60D44" w:rsidP="00257429">
      <w:ins w:id="84" w:author="José Fonseca" w:date="2015-11-27T12:19:00Z">
        <w:r>
          <w:t xml:space="preserve">Um desses grupos que faz partilhas </w:t>
        </w:r>
      </w:ins>
      <w:ins w:id="85" w:author="José Fonseca" w:date="2015-11-27T12:20:00Z">
        <w:r>
          <w:t xml:space="preserve">de boleias entre os seus membros é constituído por </w:t>
        </w:r>
      </w:ins>
      <w:del w:id="86" w:author="José Fonseca" w:date="2015-11-27T12:20:00Z">
        <w:r w:rsidR="009706C3" w:rsidDel="00C60D44">
          <w:delText xml:space="preserve">Especificamente, </w:delText>
        </w:r>
      </w:del>
      <w:r w:rsidR="009706C3">
        <w:t>um grupo de docentes do IPG</w:t>
      </w:r>
      <w:del w:id="87" w:author="José Fonseca" w:date="2015-11-27T12:20:00Z">
        <w:r w:rsidR="009706C3" w:rsidDel="00C60D44">
          <w:delText xml:space="preserve"> </w:delText>
        </w:r>
        <w:r w:rsidR="009048AD" w:rsidDel="00C60D44">
          <w:delText xml:space="preserve">que </w:delText>
        </w:r>
        <w:r w:rsidR="009706C3" w:rsidDel="00C60D44">
          <w:delText xml:space="preserve">faz </w:delText>
        </w:r>
        <w:r w:rsidR="004A36AB" w:rsidDel="00C60D44">
          <w:delText>partilhas de boleias entre os seus membros</w:delText>
        </w:r>
      </w:del>
      <w:r w:rsidR="004A36AB">
        <w:t>.</w:t>
      </w:r>
      <w:r w:rsidR="009048AD">
        <w:t xml:space="preserve"> Atualmente, </w:t>
      </w:r>
      <w:del w:id="88" w:author="José Fonseca" w:date="2015-11-27T12:20:00Z">
        <w:r w:rsidR="009048AD" w:rsidDel="00DC45AA">
          <w:delText xml:space="preserve">para </w:delText>
        </w:r>
      </w:del>
      <w:r w:rsidR="009048AD">
        <w:t>organiza</w:t>
      </w:r>
      <w:del w:id="89" w:author="José Fonseca" w:date="2015-11-27T12:20:00Z">
        <w:r w:rsidR="009048AD" w:rsidDel="00DC45AA">
          <w:delText>rem</w:delText>
        </w:r>
      </w:del>
      <w:ins w:id="90" w:author="José Fonseca" w:date="2015-11-27T12:20:00Z">
        <w:r w:rsidR="00DC45AA">
          <w:t>m</w:t>
        </w:r>
      </w:ins>
      <w:r w:rsidR="009048AD">
        <w:t xml:space="preserve"> e </w:t>
      </w:r>
      <w:del w:id="91" w:author="José Fonseca" w:date="2015-11-27T12:20:00Z">
        <w:r w:rsidR="009048AD" w:rsidDel="00DC45AA">
          <w:delText xml:space="preserve">planearem </w:delText>
        </w:r>
      </w:del>
      <w:ins w:id="92" w:author="José Fonseca" w:date="2015-11-27T12:20:00Z">
        <w:r w:rsidR="00DC45AA">
          <w:t xml:space="preserve">planeiam as </w:t>
        </w:r>
      </w:ins>
      <w:r w:rsidR="009048AD">
        <w:t xml:space="preserve">boleias entre si, </w:t>
      </w:r>
      <w:r w:rsidR="004A36AB">
        <w:t xml:space="preserve">utilizam uma </w:t>
      </w:r>
      <w:r w:rsidR="004A36AB">
        <w:lastRenderedPageBreak/>
        <w:t xml:space="preserve">folha de </w:t>
      </w:r>
      <w:r w:rsidR="009048AD">
        <w:t>cálculo</w:t>
      </w:r>
      <w:r w:rsidR="00A118AD">
        <w:t xml:space="preserve"> partilhada</w:t>
      </w:r>
      <w:r w:rsidR="009048AD">
        <w:t xml:space="preserve"> no Google </w:t>
      </w:r>
      <w:proofErr w:type="spellStart"/>
      <w:r w:rsidR="009048AD">
        <w:t>Spreadsheet</w:t>
      </w:r>
      <w:proofErr w:type="spellEnd"/>
      <w:r w:rsidR="009048AD">
        <w:t xml:space="preserve">. No entanto, </w:t>
      </w:r>
      <w:ins w:id="93" w:author="José Fonseca" w:date="2015-11-27T12:21:00Z">
        <w:r w:rsidR="00DC45AA">
          <w:t>est</w:t>
        </w:r>
      </w:ins>
      <w:r w:rsidR="009048AD">
        <w:t xml:space="preserve">a </w:t>
      </w:r>
      <w:del w:id="94" w:author="José Fonseca" w:date="2015-11-27T12:21:00Z">
        <w:r w:rsidR="009048AD" w:rsidDel="00DC45AA">
          <w:delText>utilização de</w:delText>
        </w:r>
        <w:r w:rsidR="004A36AB" w:rsidDel="00DC45AA">
          <w:delText xml:space="preserve"> uma folha de </w:delText>
        </w:r>
        <w:r w:rsidR="009048AD" w:rsidDel="00DC45AA">
          <w:delText>cálculo partilhada</w:delText>
        </w:r>
        <w:r w:rsidR="004A36AB" w:rsidDel="00DC45AA">
          <w:delText xml:space="preserve"> para esta taref</w:delText>
        </w:r>
        <w:r w:rsidR="009048AD" w:rsidDel="00DC45AA">
          <w:delText>a</w:delText>
        </w:r>
      </w:del>
      <w:ins w:id="95" w:author="José Fonseca" w:date="2015-11-27T12:21:00Z">
        <w:r w:rsidR="00DC45AA">
          <w:t>solução</w:t>
        </w:r>
      </w:ins>
      <w:r w:rsidR="009048AD">
        <w:t xml:space="preserve"> </w:t>
      </w:r>
      <w:del w:id="96" w:author="José Fonseca" w:date="2015-11-27T12:21:00Z">
        <w:r w:rsidR="009048AD" w:rsidDel="00DC45AA">
          <w:delText>torna-se n</w:delText>
        </w:r>
      </w:del>
      <w:ins w:id="97" w:author="José Fonseca" w:date="2015-11-27T12:21:00Z">
        <w:r w:rsidR="00DC45AA">
          <w:t xml:space="preserve">é </w:t>
        </w:r>
      </w:ins>
      <w:r w:rsidR="009048AD">
        <w:t xml:space="preserve">um processo </w:t>
      </w:r>
      <w:del w:id="98" w:author="José Fonseca" w:date="2015-11-27T12:21:00Z">
        <w:r w:rsidR="009048AD" w:rsidDel="00DC45AA">
          <w:delText xml:space="preserve">muito </w:delText>
        </w:r>
      </w:del>
      <w:r w:rsidR="004A36AB">
        <w:t xml:space="preserve">moroso e </w:t>
      </w:r>
      <w:r w:rsidR="009048AD">
        <w:t>sujeito a erros</w:t>
      </w:r>
      <w:r w:rsidR="004A36AB">
        <w:t xml:space="preserve">, especialmente quando </w:t>
      </w:r>
      <w:r w:rsidR="00A118AD">
        <w:t>se pretende</w:t>
      </w:r>
      <w:ins w:id="99" w:author="José Fonseca" w:date="2015-11-27T12:21:00Z">
        <w:r w:rsidR="00DC45AA">
          <w:t>m</w:t>
        </w:r>
      </w:ins>
      <w:r w:rsidR="00A118AD">
        <w:t xml:space="preserve"> organizar boleias a longo prazo</w:t>
      </w:r>
      <w:r w:rsidR="009048AD">
        <w:t xml:space="preserve">, </w:t>
      </w:r>
      <w:ins w:id="100" w:author="José Fonseca" w:date="2015-11-27T12:21:00Z">
        <w:r w:rsidR="00DC45AA">
          <w:t xml:space="preserve">quando há alterações </w:t>
        </w:r>
      </w:ins>
      <w:del w:id="101" w:author="José Fonseca" w:date="2015-11-27T12:21:00Z">
        <w:r w:rsidR="009048AD" w:rsidDel="00DC45AA">
          <w:delText xml:space="preserve">tendo em atenção alterações </w:delText>
        </w:r>
      </w:del>
      <w:r w:rsidR="009048AD">
        <w:t>de última hora</w:t>
      </w:r>
      <w:ins w:id="102" w:author="José Fonseca" w:date="2015-11-27T12:21:00Z">
        <w:r w:rsidR="00DC45AA">
          <w:t xml:space="preserve"> e é necessário avisar os col</w:t>
        </w:r>
      </w:ins>
      <w:ins w:id="103" w:author="José Fonseca" w:date="2015-11-27T12:22:00Z">
        <w:r w:rsidR="00DC45AA">
          <w:t>e</w:t>
        </w:r>
      </w:ins>
      <w:ins w:id="104" w:author="José Fonseca" w:date="2015-11-27T12:21:00Z">
        <w:r w:rsidR="00DC45AA">
          <w:t>gas</w:t>
        </w:r>
      </w:ins>
      <w:r w:rsidR="009048AD">
        <w:t xml:space="preserve">, </w:t>
      </w:r>
      <w:ins w:id="105" w:author="José Fonseca" w:date="2015-11-27T12:22:00Z">
        <w:r w:rsidR="00DC45AA">
          <w:t xml:space="preserve">quando há </w:t>
        </w:r>
      </w:ins>
      <w:r w:rsidR="009048AD">
        <w:t xml:space="preserve">necessidade de </w:t>
      </w:r>
      <w:ins w:id="106" w:author="José Fonseca" w:date="2015-11-27T12:22:00Z">
        <w:r w:rsidR="00DC45AA">
          <w:t xml:space="preserve">distribuir os condutores pelas </w:t>
        </w:r>
      </w:ins>
      <w:del w:id="107" w:author="José Fonseca" w:date="2015-11-27T12:22:00Z">
        <w:r w:rsidR="009048AD" w:rsidDel="00DC45AA">
          <w:delText xml:space="preserve">avisar os membros das </w:delText>
        </w:r>
      </w:del>
      <w:r w:rsidR="009048AD">
        <w:t xml:space="preserve">boleias, </w:t>
      </w:r>
      <w:ins w:id="108" w:author="José Fonseca" w:date="2015-11-27T12:22:00Z">
        <w:r w:rsidR="00DC45AA">
          <w:t xml:space="preserve">etc. Há também necessidade de melhorar a </w:t>
        </w:r>
      </w:ins>
      <w:r w:rsidR="009048AD">
        <w:t>visualização optimizada das boleias semanais</w:t>
      </w:r>
      <w:ins w:id="109" w:author="José Fonseca" w:date="2015-11-27T12:23:00Z">
        <w:r w:rsidR="00DC45AA">
          <w:t>, a sua interação e os processos de configuração</w:t>
        </w:r>
      </w:ins>
      <w:r w:rsidR="00A118AD">
        <w:t>.</w:t>
      </w:r>
    </w:p>
    <w:p w14:paraId="61934F80" w14:textId="3CBE2682" w:rsidR="00145F11" w:rsidRDefault="00145F11" w:rsidP="00257429">
      <w:r>
        <w:t xml:space="preserve">Existe uma grande variedade de ferramentas/aplicações online que fornecem o serviço de partilha de  boleias entre </w:t>
      </w:r>
      <w:del w:id="110" w:author="José Fonseca" w:date="2015-11-27T12:30:00Z">
        <w:r w:rsidDel="00E123DE">
          <w:delText xml:space="preserve">os </w:delText>
        </w:r>
      </w:del>
      <w:r>
        <w:t>ut</w:t>
      </w:r>
      <w:r w:rsidR="009706C3">
        <w:t>ilizadores.</w:t>
      </w:r>
      <w:commentRangeStart w:id="111"/>
      <w:r w:rsidR="009706C3">
        <w:t xml:space="preserve"> No entanto, </w:t>
      </w:r>
      <w:r>
        <w:t xml:space="preserve">estas ferramentas </w:t>
      </w:r>
      <w:r w:rsidR="00A118AD">
        <w:t>não</w:t>
      </w:r>
      <w:r>
        <w:t xml:space="preserve"> providenciam a troca de informações entre</w:t>
      </w:r>
      <w:r w:rsidR="00A118AD">
        <w:t xml:space="preserve"> grupos de utilizadores</w:t>
      </w:r>
      <w:r>
        <w:t xml:space="preserve"> e não permitem o planeamento fácil de múltiplas viagens quer a curto ou a longo prazo.</w:t>
      </w:r>
      <w:commentRangeEnd w:id="111"/>
      <w:r w:rsidR="00E123DE">
        <w:rPr>
          <w:rStyle w:val="CommentReference"/>
        </w:rPr>
        <w:commentReference w:id="111"/>
      </w:r>
    </w:p>
    <w:p w14:paraId="6B5DBEEF" w14:textId="0A7294AC" w:rsidR="00F50898" w:rsidRDefault="00145F11" w:rsidP="00257429">
      <w:commentRangeStart w:id="112"/>
      <w:r>
        <w:t xml:space="preserve">Este projeto visa responder </w:t>
      </w:r>
      <w:r w:rsidR="00A118AD">
        <w:t xml:space="preserve">às </w:t>
      </w:r>
      <w:r>
        <w:t xml:space="preserve">necessidades </w:t>
      </w:r>
      <w:r w:rsidR="00A118AD">
        <w:t xml:space="preserve">do grupo, </w:t>
      </w:r>
      <w:r>
        <w:t>através de uma ap</w:t>
      </w:r>
      <w:r w:rsidR="00A118AD">
        <w:t>licação online que permita automatizar</w:t>
      </w:r>
      <w:del w:id="113" w:author="José Fonseca" w:date="2015-11-27T13:54:00Z">
        <w:r w:rsidR="00A118AD" w:rsidDel="0045639B">
          <w:delText>, ao máximo,</w:delText>
        </w:r>
      </w:del>
      <w:ins w:id="114" w:author="José Fonseca" w:date="2015-11-27T13:54:00Z">
        <w:r w:rsidR="0045639B">
          <w:t xml:space="preserve"> </w:t>
        </w:r>
      </w:ins>
      <w:r w:rsidR="00A118AD">
        <w:t xml:space="preserve"> o planeamento e a organização de boleia</w:t>
      </w:r>
      <w:r w:rsidR="004763EF">
        <w:t>s</w:t>
      </w:r>
      <w:r w:rsidR="009E739F">
        <w:t xml:space="preserve"> e tornar a sua utilização rápida e eficaz por parte do utilizador.</w:t>
      </w:r>
      <w:r>
        <w:t xml:space="preserve"> </w:t>
      </w:r>
      <w:r w:rsidR="009E739F">
        <w:t>A utilização da aplicação vai se centralizar n</w:t>
      </w:r>
      <w:r>
        <w:t xml:space="preserve">um único mapa de boleias </w:t>
      </w:r>
      <w:r w:rsidR="00460B58">
        <w:t xml:space="preserve">visível </w:t>
      </w:r>
      <w:r w:rsidR="009E739F">
        <w:t xml:space="preserve">para </w:t>
      </w:r>
      <w:r w:rsidR="00460B58">
        <w:t xml:space="preserve">todo </w:t>
      </w:r>
      <w:r w:rsidR="009E739F">
        <w:t>o grupo</w:t>
      </w:r>
      <w:r>
        <w:t xml:space="preserve">. </w:t>
      </w:r>
      <w:r w:rsidR="009E739F">
        <w:t>Este mapa consistirá num horário onde estão registadas todas as boleias e os seus atributos (hora, data, partida, etc</w:t>
      </w:r>
      <w:ins w:id="115" w:author="José Fonseca" w:date="2015-11-27T13:54:00Z">
        <w:r w:rsidR="0045639B">
          <w:t>.</w:t>
        </w:r>
      </w:ins>
      <w:r w:rsidR="009E739F">
        <w:t>)</w:t>
      </w:r>
      <w:r w:rsidR="00460B58">
        <w:t>.</w:t>
      </w:r>
      <w:r w:rsidR="009E739F">
        <w:t xml:space="preserve"> </w:t>
      </w:r>
      <w:r>
        <w:t>Existirá uma variedade de ferramentas e opções disponíveis aos utilizadores para conseguirem</w:t>
      </w:r>
      <w:r w:rsidR="00B17028">
        <w:t xml:space="preserve"> criar, aceitar, duplicar e </w:t>
      </w:r>
      <w:proofErr w:type="spellStart"/>
      <w:r w:rsidR="00B256E2">
        <w:t>custo</w:t>
      </w:r>
      <w:r w:rsidR="00460B58">
        <w:t>mizar</w:t>
      </w:r>
      <w:proofErr w:type="spellEnd"/>
      <w:r w:rsidR="00460B58">
        <w:t xml:space="preserve"> ofert</w:t>
      </w:r>
      <w:r w:rsidR="00B256E2">
        <w:t>as de boleias dentro deste mapa</w:t>
      </w:r>
      <w:r>
        <w:t xml:space="preserve">. </w:t>
      </w:r>
    </w:p>
    <w:p w14:paraId="0672C413" w14:textId="64BD75B3" w:rsidR="006E0A97" w:rsidRDefault="00460B58" w:rsidP="00257429">
      <w:r>
        <w:t xml:space="preserve">O design da aplicação terá de ser </w:t>
      </w:r>
      <w:r w:rsidR="00F50898">
        <w:t>simples e eficiente, de modo ao utilizador conseguir ler o mapa de boleias rapidamente e sem esforço</w:t>
      </w:r>
      <w:r w:rsidR="00E04F15">
        <w:t xml:space="preserve">. </w:t>
      </w:r>
      <w:r w:rsidR="003A343A">
        <w:t>Assim, o design focar-se-á</w:t>
      </w:r>
      <w:r w:rsidR="005B2E85">
        <w:t xml:space="preserve"> </w:t>
      </w:r>
      <w:r w:rsidR="003A343A">
        <w:t xml:space="preserve">numa vista semanal do mapa de boleias. </w:t>
      </w:r>
      <w:r w:rsidR="0038726C">
        <w:t xml:space="preserve">Esta vista </w:t>
      </w:r>
      <w:r w:rsidR="00B256E2">
        <w:t>consistirá</w:t>
      </w:r>
      <w:r w:rsidR="0038726C">
        <w:t xml:space="preserve"> </w:t>
      </w:r>
      <w:del w:id="116" w:author="José Fonseca" w:date="2015-11-27T13:55:00Z">
        <w:r w:rsidR="0038726C" w:rsidDel="0045639B">
          <w:delText xml:space="preserve">de </w:delText>
        </w:r>
      </w:del>
      <w:ins w:id="117" w:author="José Fonseca" w:date="2015-11-27T13:55:00Z">
        <w:r w:rsidR="0045639B">
          <w:t>n</w:t>
        </w:r>
      </w:ins>
      <w:r w:rsidR="0038726C">
        <w:t xml:space="preserve">uma tabela </w:t>
      </w:r>
      <w:r w:rsidR="008348C3">
        <w:t>preenchid</w:t>
      </w:r>
      <w:ins w:id="118" w:author="José Fonseca" w:date="2015-11-27T13:55:00Z">
        <w:r w:rsidR="0045639B">
          <w:t>a</w:t>
        </w:r>
      </w:ins>
      <w:del w:id="119" w:author="José Fonseca" w:date="2015-11-27T13:55:00Z">
        <w:r w:rsidR="008348C3" w:rsidDel="0045639B">
          <w:delText>o</w:delText>
        </w:r>
      </w:del>
      <w:r w:rsidR="008348C3">
        <w:t xml:space="preserve"> </w:t>
      </w:r>
      <w:r w:rsidR="0038726C">
        <w:t xml:space="preserve">com </w:t>
      </w:r>
      <w:r w:rsidR="00A74089">
        <w:t>as horas</w:t>
      </w:r>
      <w:r w:rsidR="008348C3">
        <w:t xml:space="preserve"> do dia  </w:t>
      </w:r>
      <w:r w:rsidR="00A74089">
        <w:t xml:space="preserve"> verticalmente e os dias da semana horizontalmente e cada espaço será preenchido consoante as boleias existentes. A cada utilizador será atribuído </w:t>
      </w:r>
      <w:r w:rsidR="008348C3">
        <w:t>uma cor, que serão utilizadas para colorir cada boleia na</w:t>
      </w:r>
      <w:r w:rsidR="009B01A1">
        <w:t xml:space="preserve"> tabela de modo a identificar rapidamente quem é o condutor.</w:t>
      </w:r>
    </w:p>
    <w:p w14:paraId="7BD8BA15" w14:textId="77777777" w:rsidR="00145F11" w:rsidRDefault="006E0A97" w:rsidP="00257429">
      <w:r>
        <w:t xml:space="preserve">Para maior usabilidade e acessibilidade, a aplicação será </w:t>
      </w:r>
      <w:proofErr w:type="spellStart"/>
      <w:r>
        <w:t>responsiva</w:t>
      </w:r>
      <w:proofErr w:type="spellEnd"/>
      <w:r>
        <w:t xml:space="preserve">, ou seja, a aplicação </w:t>
      </w:r>
      <w:proofErr w:type="spellStart"/>
      <w:r>
        <w:t>web</w:t>
      </w:r>
      <w:proofErr w:type="spellEnd"/>
      <w:r>
        <w:t xml:space="preserve"> adaptará o seu formato consoante o tamanho do ecrã do dispositivo. Assim, pod</w:t>
      </w:r>
      <w:r w:rsidR="00C86E65">
        <w:t>e ser visualiz</w:t>
      </w:r>
      <w:r>
        <w:t>ada a partir de qualquer dispositivo móvel sem perder eficiência do design.</w:t>
      </w:r>
    </w:p>
    <w:commentRangeEnd w:id="112"/>
    <w:p w14:paraId="4467A5C6" w14:textId="77777777" w:rsidR="009048AD" w:rsidRDefault="0045639B" w:rsidP="00257429">
      <w:r>
        <w:rPr>
          <w:rStyle w:val="CommentReference"/>
        </w:rPr>
        <w:commentReference w:id="112"/>
      </w:r>
      <w:r w:rsidR="009048AD">
        <w:br w:type="page"/>
      </w:r>
    </w:p>
    <w:p w14:paraId="574F775E" w14:textId="77777777" w:rsidR="00145F11" w:rsidRPr="00525E39" w:rsidRDefault="00B256E2" w:rsidP="002130DE">
      <w:pPr>
        <w:pStyle w:val="Heading2"/>
      </w:pPr>
      <w:bookmarkStart w:id="120" w:name="_Toc435806796"/>
      <w:r w:rsidRPr="00525E39">
        <w:lastRenderedPageBreak/>
        <w:t>Objetivos</w:t>
      </w:r>
      <w:r w:rsidR="00145F11" w:rsidRPr="00525E39">
        <w:t xml:space="preserve"> da aplicação</w:t>
      </w:r>
      <w:bookmarkEnd w:id="120"/>
    </w:p>
    <w:p w14:paraId="1EA33435" w14:textId="54528421" w:rsidR="00145F11" w:rsidRDefault="00145F11" w:rsidP="00257429">
      <w:r>
        <w:t>Tendo em conta os p</w:t>
      </w:r>
      <w:r w:rsidR="00B17028">
        <w:t>ontos</w:t>
      </w:r>
      <w:r>
        <w:t xml:space="preserve"> referidos anteriormente, podemos estabelecer vári</w:t>
      </w:r>
      <w:ins w:id="121" w:author="José Fonseca" w:date="2015-11-27T13:57:00Z">
        <w:r w:rsidR="00A74366">
          <w:t>o</w:t>
        </w:r>
      </w:ins>
      <w:del w:id="122" w:author="José Fonseca" w:date="2015-11-27T13:57:00Z">
        <w:r w:rsidDel="00A74366">
          <w:delText>a</w:delText>
        </w:r>
      </w:del>
      <w:r>
        <w:t xml:space="preserve">s </w:t>
      </w:r>
      <w:del w:id="123" w:author="José Fonseca" w:date="2015-11-27T13:57:00Z">
        <w:r w:rsidDel="00A74366">
          <w:delText xml:space="preserve">soluções </w:delText>
        </w:r>
      </w:del>
      <w:ins w:id="124" w:author="José Fonseca" w:date="2015-11-27T13:57:00Z">
        <w:r w:rsidR="00A74366">
          <w:t xml:space="preserve">requisitos </w:t>
        </w:r>
      </w:ins>
      <w:r>
        <w:t xml:space="preserve">que a aplicação terá de </w:t>
      </w:r>
      <w:del w:id="125" w:author="José Fonseca" w:date="2015-11-27T13:57:00Z">
        <w:r w:rsidDel="00A74366">
          <w:delText>apresentar</w:delText>
        </w:r>
      </w:del>
      <w:ins w:id="126" w:author="José Fonseca" w:date="2015-11-27T13:57:00Z">
        <w:r w:rsidR="00A74366">
          <w:t>cumprir</w:t>
        </w:r>
      </w:ins>
      <w:r>
        <w:t>:</w:t>
      </w:r>
    </w:p>
    <w:p w14:paraId="76168DAC" w14:textId="1B997E18" w:rsidR="00145F11" w:rsidRDefault="00145F11" w:rsidP="00A71114">
      <w:pPr>
        <w:pStyle w:val="ListParagraph"/>
        <w:numPr>
          <w:ilvl w:val="0"/>
          <w:numId w:val="6"/>
        </w:numPr>
      </w:pPr>
      <w:r>
        <w:t>Registar</w:t>
      </w:r>
      <w:r w:rsidRPr="00525E39">
        <w:t>, alterar e eliminar utilizadores.</w:t>
      </w:r>
      <w:r w:rsidR="00C551A6">
        <w:t xml:space="preserve"> </w:t>
      </w:r>
      <w:r w:rsidR="00CF402F">
        <w:t xml:space="preserve">Esta é uma funcionalidade </w:t>
      </w:r>
      <w:del w:id="127" w:author="José Fonseca" w:date="2015-11-27T13:58:00Z">
        <w:r w:rsidR="00CF402F" w:rsidDel="00F67F57">
          <w:delText xml:space="preserve">básica </w:delText>
        </w:r>
      </w:del>
      <w:ins w:id="128" w:author="José Fonseca" w:date="2015-11-27T13:58:00Z">
        <w:r w:rsidR="00F67F57">
          <w:t xml:space="preserve">fundamental </w:t>
        </w:r>
      </w:ins>
      <w:r w:rsidR="00CF402F">
        <w:t xml:space="preserve">para </w:t>
      </w:r>
      <w:r w:rsidR="009B48F3">
        <w:t xml:space="preserve">permitir a </w:t>
      </w:r>
      <w:r w:rsidR="00CF402F">
        <w:t xml:space="preserve">gestão dos </w:t>
      </w:r>
      <w:r w:rsidR="009B48F3">
        <w:t>utilizadores</w:t>
      </w:r>
      <w:r w:rsidR="00CF402F">
        <w:t>.</w:t>
      </w:r>
    </w:p>
    <w:p w14:paraId="5A45F712" w14:textId="5B62DE5F" w:rsidR="00145F11" w:rsidRDefault="00145F11" w:rsidP="00A71114">
      <w:pPr>
        <w:pStyle w:val="ListParagraph"/>
        <w:numPr>
          <w:ilvl w:val="0"/>
          <w:numId w:val="6"/>
        </w:numPr>
      </w:pPr>
      <w:r w:rsidRPr="00525E39">
        <w:t xml:space="preserve">Organizar pedidos </w:t>
      </w:r>
      <w:r w:rsidR="00B17028">
        <w:t>e ofertas de boleias dentro do grupo</w:t>
      </w:r>
      <w:r w:rsidRPr="00525E39">
        <w:t>.</w:t>
      </w:r>
      <w:r w:rsidR="006C4824">
        <w:t xml:space="preserve"> A aplicação tem de ter uma </w:t>
      </w:r>
      <w:r w:rsidR="00521F0D">
        <w:t>organização</w:t>
      </w:r>
      <w:r w:rsidR="006C4824">
        <w:t xml:space="preserve"> </w:t>
      </w:r>
      <w:r w:rsidR="00063D6A">
        <w:t xml:space="preserve">visual intuitiva ao utilizador, </w:t>
      </w:r>
      <w:r w:rsidR="00521F0D">
        <w:t xml:space="preserve">de modo a </w:t>
      </w:r>
      <w:del w:id="129" w:author="José Fonseca" w:date="2015-11-27T13:58:00Z">
        <w:r w:rsidR="00521F0D" w:rsidDel="00F67F57">
          <w:delText xml:space="preserve">ele </w:delText>
        </w:r>
      </w:del>
      <w:ins w:id="130" w:author="José Fonseca" w:date="2015-11-27T13:58:00Z">
        <w:r w:rsidR="00F67F57">
          <w:t xml:space="preserve">permitir </w:t>
        </w:r>
      </w:ins>
      <w:r w:rsidR="00521F0D">
        <w:t>conseguir localizar as boleias no tempo facilmente.</w:t>
      </w:r>
    </w:p>
    <w:p w14:paraId="4924437B" w14:textId="77777777" w:rsidR="00CF402F" w:rsidRPr="00525E39" w:rsidRDefault="00145F11" w:rsidP="00A71114">
      <w:pPr>
        <w:pStyle w:val="ListParagraph"/>
        <w:numPr>
          <w:ilvl w:val="0"/>
          <w:numId w:val="6"/>
        </w:numPr>
        <w:rPr>
          <w:lang w:eastAsia="ja-JP"/>
        </w:rPr>
      </w:pPr>
      <w:r w:rsidRPr="00525E39">
        <w:rPr>
          <w:lang w:eastAsia="ja-JP"/>
        </w:rPr>
        <w:t xml:space="preserve">Contabilizar boleias </w:t>
      </w:r>
      <w:r w:rsidR="00B256E2" w:rsidRPr="00525E39">
        <w:rPr>
          <w:lang w:eastAsia="ja-JP"/>
        </w:rPr>
        <w:t>efetuadas</w:t>
      </w:r>
      <w:r w:rsidRPr="00525E39">
        <w:rPr>
          <w:lang w:eastAsia="ja-JP"/>
        </w:rPr>
        <w:t xml:space="preserve"> e recebidas.</w:t>
      </w:r>
      <w:r w:rsidR="00521F0D">
        <w:rPr>
          <w:lang w:eastAsia="ja-JP"/>
        </w:rPr>
        <w:t xml:space="preserve"> </w:t>
      </w:r>
      <w:r w:rsidR="00CF402F">
        <w:rPr>
          <w:lang w:eastAsia="ja-JP"/>
        </w:rPr>
        <w:t>Este objetivo será aplicado em formato de estatísticas, de modo aos membros do grupo conseguirem ter maior controlo sobre as boleias que efetuam</w:t>
      </w:r>
      <w:r w:rsidR="00551FD8">
        <w:rPr>
          <w:lang w:eastAsia="ja-JP"/>
        </w:rPr>
        <w:t>.</w:t>
      </w:r>
    </w:p>
    <w:p w14:paraId="0F3DACA3" w14:textId="77777777" w:rsidR="00145F11" w:rsidRDefault="00083E63" w:rsidP="00A71114">
      <w:pPr>
        <w:pStyle w:val="ListParagraph"/>
        <w:numPr>
          <w:ilvl w:val="0"/>
          <w:numId w:val="6"/>
        </w:numPr>
      </w:pPr>
      <w:r>
        <w:t xml:space="preserve">Duplicar mapas de boleias para </w:t>
      </w:r>
      <w:r w:rsidR="00145F11" w:rsidRPr="00525E39">
        <w:t>semestres, anos.</w:t>
      </w:r>
      <w:r w:rsidR="00A362A9">
        <w:t xml:space="preserve"> Conseguir copiar uma porção do mapa de boleia e colocá-lo noutro período de tempo.</w:t>
      </w:r>
    </w:p>
    <w:p w14:paraId="4C14B2B8" w14:textId="77777777" w:rsidR="00145F11" w:rsidRDefault="00145F11" w:rsidP="00A71114">
      <w:pPr>
        <w:pStyle w:val="ListParagraph"/>
        <w:numPr>
          <w:ilvl w:val="0"/>
          <w:numId w:val="6"/>
        </w:numPr>
      </w:pPr>
      <w:r>
        <w:t>Preencher mapas automaticamente de acordo com as boleias contabilizadas de cada membro</w:t>
      </w:r>
      <w:r w:rsidR="00B17028">
        <w:t>.</w:t>
      </w:r>
      <w:r w:rsidR="00A362A9">
        <w:t xml:space="preserve"> A aplicação deve conseguir criar boleias novas </w:t>
      </w:r>
      <w:r w:rsidR="00382EB9">
        <w:t xml:space="preserve">automaticamente </w:t>
      </w:r>
      <w:r w:rsidR="00A362A9">
        <w:t xml:space="preserve">de acordo com a relação </w:t>
      </w:r>
      <w:r w:rsidR="00382EB9">
        <w:t>de número de vezes que cada utilizador foi passageiro/condutor.</w:t>
      </w:r>
    </w:p>
    <w:p w14:paraId="51191DF3" w14:textId="77777777" w:rsidR="007316C4" w:rsidRDefault="00145F11" w:rsidP="00A71114">
      <w:pPr>
        <w:pStyle w:val="ListParagraph"/>
        <w:numPr>
          <w:ilvl w:val="0"/>
          <w:numId w:val="6"/>
        </w:numPr>
        <w:rPr>
          <w:lang w:eastAsia="ja-JP"/>
        </w:rPr>
      </w:pPr>
      <w:r w:rsidRPr="00525E39">
        <w:rPr>
          <w:lang w:eastAsia="ja-JP"/>
        </w:rPr>
        <w:t xml:space="preserve">Enviar notificações por </w:t>
      </w:r>
      <w:r>
        <w:rPr>
          <w:lang w:eastAsia="ja-JP"/>
        </w:rPr>
        <w:t>e</w:t>
      </w:r>
      <w:r w:rsidRPr="00525E39">
        <w:rPr>
          <w:lang w:eastAsia="ja-JP"/>
        </w:rPr>
        <w:t xml:space="preserve">mail acerca das próximas boleias ou alterações de boleias que </w:t>
      </w:r>
      <w:r w:rsidR="00B256E2" w:rsidRPr="00E77BDC">
        <w:rPr>
          <w:lang w:eastAsia="ja-JP"/>
        </w:rPr>
        <w:t>afetam</w:t>
      </w:r>
      <w:r w:rsidRPr="00525E39">
        <w:rPr>
          <w:lang w:eastAsia="ja-JP"/>
        </w:rPr>
        <w:t xml:space="preserve"> o utilizador</w:t>
      </w:r>
      <w:r w:rsidRPr="00E77BDC">
        <w:rPr>
          <w:lang w:eastAsia="ja-JP"/>
        </w:rPr>
        <w:t>.</w:t>
      </w:r>
    </w:p>
    <w:p w14:paraId="4B9EDCB3" w14:textId="6AC68CD2" w:rsidR="00551FD8" w:rsidRPr="00382EB9" w:rsidRDefault="00145F11" w:rsidP="00A71114">
      <w:pPr>
        <w:pStyle w:val="ListParagraph"/>
        <w:numPr>
          <w:ilvl w:val="0"/>
          <w:numId w:val="6"/>
        </w:numPr>
        <w:rPr>
          <w:lang w:eastAsia="ja-JP"/>
        </w:rPr>
      </w:pPr>
      <w:r w:rsidRPr="00525E39">
        <w:t>Calcular a</w:t>
      </w:r>
      <w:r w:rsidR="00083E63">
        <w:t xml:space="preserve"> redução da pegada de </w:t>
      </w:r>
      <w:r w:rsidRPr="00525E39">
        <w:t>carbono.</w:t>
      </w:r>
      <w:r w:rsidR="00382EB9">
        <w:t xml:space="preserve"> </w:t>
      </w:r>
      <w:ins w:id="131" w:author="José Fonseca" w:date="2015-11-27T13:59:00Z">
        <w:r w:rsidR="00F67F57">
          <w:t xml:space="preserve">Desta forma pode-se avaliar </w:t>
        </w:r>
      </w:ins>
      <w:del w:id="132" w:author="José Fonseca" w:date="2015-11-27T14:00:00Z">
        <w:r w:rsidR="00551FD8" w:rsidRPr="00382EB9" w:rsidDel="00F67F57">
          <w:rPr>
            <w:lang w:eastAsia="ja-JP"/>
          </w:rPr>
          <w:delText xml:space="preserve">Este </w:delText>
        </w:r>
        <w:r w:rsidR="00B256E2" w:rsidRPr="00382EB9" w:rsidDel="00F67F57">
          <w:rPr>
            <w:lang w:eastAsia="ja-JP"/>
          </w:rPr>
          <w:delText>objetivo</w:delText>
        </w:r>
        <w:r w:rsidR="00551FD8" w:rsidRPr="00382EB9" w:rsidDel="00F67F57">
          <w:rPr>
            <w:lang w:eastAsia="ja-JP"/>
          </w:rPr>
          <w:delText xml:space="preserve"> foi pedido, pelo orientador do autor, para os utilizadores terem uma noção d</w:delText>
        </w:r>
      </w:del>
      <w:r w:rsidR="00551FD8" w:rsidRPr="00382EB9">
        <w:rPr>
          <w:lang w:eastAsia="ja-JP"/>
        </w:rPr>
        <w:t xml:space="preserve">o impacto das </w:t>
      </w:r>
      <w:del w:id="133" w:author="José Fonseca" w:date="2015-11-27T14:00:00Z">
        <w:r w:rsidR="00551FD8" w:rsidRPr="00382EB9" w:rsidDel="00F67F57">
          <w:rPr>
            <w:lang w:eastAsia="ja-JP"/>
          </w:rPr>
          <w:delText xml:space="preserve">suas </w:delText>
        </w:r>
      </w:del>
      <w:r w:rsidR="00551FD8" w:rsidRPr="00382EB9">
        <w:rPr>
          <w:lang w:eastAsia="ja-JP"/>
        </w:rPr>
        <w:t xml:space="preserve">ações </w:t>
      </w:r>
      <w:ins w:id="134" w:author="José Fonseca" w:date="2015-11-27T14:00:00Z">
        <w:r w:rsidR="00F67F57">
          <w:rPr>
            <w:lang w:eastAsia="ja-JP"/>
          </w:rPr>
          <w:t xml:space="preserve"> dos utilizadores da aplicação </w:t>
        </w:r>
      </w:ins>
      <w:r w:rsidR="00551FD8" w:rsidRPr="00382EB9">
        <w:rPr>
          <w:lang w:eastAsia="ja-JP"/>
        </w:rPr>
        <w:t>na luta contra o aquecimento global.</w:t>
      </w:r>
    </w:p>
    <w:p w14:paraId="2885AEAC" w14:textId="37D39A10" w:rsidR="00551FD8" w:rsidRPr="00525E39" w:rsidRDefault="00145F11" w:rsidP="00A71114">
      <w:pPr>
        <w:pStyle w:val="ListParagraph"/>
        <w:numPr>
          <w:ilvl w:val="0"/>
          <w:numId w:val="6"/>
        </w:numPr>
      </w:pPr>
      <w:del w:id="135" w:author="José Fonseca" w:date="2015-11-27T14:00:00Z">
        <w:r w:rsidRPr="00525E39" w:rsidDel="00F67F57">
          <w:delText>Sincronizar</w:delText>
        </w:r>
        <w:r w:rsidR="00083E63" w:rsidDel="00F67F57">
          <w:delText xml:space="preserve"> </w:delText>
        </w:r>
      </w:del>
      <w:ins w:id="136" w:author="José Fonseca" w:date="2015-11-27T14:00:00Z">
        <w:r w:rsidR="00F67F57">
          <w:t xml:space="preserve">Exportar </w:t>
        </w:r>
      </w:ins>
      <w:r w:rsidRPr="00525E39">
        <w:t xml:space="preserve">a BD das </w:t>
      </w:r>
      <w:r w:rsidR="00083E63">
        <w:t xml:space="preserve">boleias </w:t>
      </w:r>
      <w:del w:id="137" w:author="José Fonseca" w:date="2015-11-27T14:00:00Z">
        <w:r w:rsidR="00083E63" w:rsidDel="00F67F57">
          <w:delText>c</w:delText>
        </w:r>
        <w:r w:rsidRPr="00525E39" w:rsidDel="00F67F57">
          <w:delText xml:space="preserve">om </w:delText>
        </w:r>
      </w:del>
      <w:ins w:id="138" w:author="José Fonseca" w:date="2015-11-27T14:00:00Z">
        <w:r w:rsidR="00F67F57">
          <w:t>para</w:t>
        </w:r>
        <w:r w:rsidR="00F67F57" w:rsidRPr="00525E39">
          <w:t xml:space="preserve"> </w:t>
        </w:r>
      </w:ins>
      <w:r w:rsidRPr="00525E39">
        <w:t xml:space="preserve">o </w:t>
      </w:r>
      <w:r w:rsidR="00083E63">
        <w:t xml:space="preserve">Google </w:t>
      </w:r>
      <w:proofErr w:type="spellStart"/>
      <w:r w:rsidR="00083E63">
        <w:t>S</w:t>
      </w:r>
      <w:r w:rsidRPr="00525E39">
        <w:t>preadsheet</w:t>
      </w:r>
      <w:proofErr w:type="spellEnd"/>
      <w:r>
        <w:t>.</w:t>
      </w:r>
      <w:r w:rsidR="00382EB9">
        <w:t xml:space="preserve"> </w:t>
      </w:r>
      <w:ins w:id="139" w:author="José Fonseca" w:date="2015-11-27T14:01:00Z">
        <w:r w:rsidR="00F67F57">
          <w:t>Assim consegue-se ter um backup anual ou semestral das boleias para memória futura permitindo uma fácil consulta dos dados agregados num única mapa</w:t>
        </w:r>
      </w:ins>
      <w:del w:id="140" w:author="José Fonseca" w:date="2015-11-27T14:02:00Z">
        <w:r w:rsidR="00551FD8" w:rsidDel="00F67F57">
          <w:delText xml:space="preserve">Outro objetivo pedido </w:delText>
        </w:r>
        <w:r w:rsidR="00EC0734" w:rsidDel="00F67F57">
          <w:delText>especificamente pelo orientador do projeto, de modo a ser possível transferir um mapa de boleias feito em Spreadsheet para a aplicação desenvolvida</w:delText>
        </w:r>
      </w:del>
      <w:r w:rsidR="00EC0734">
        <w:t>.</w:t>
      </w:r>
    </w:p>
    <w:p w14:paraId="2B8AC8B0" w14:textId="0FFCA3E4" w:rsidR="00EC0734" w:rsidRPr="00525E39" w:rsidRDefault="00145F11" w:rsidP="00A71114">
      <w:pPr>
        <w:pStyle w:val="ListParagraph"/>
        <w:numPr>
          <w:ilvl w:val="0"/>
          <w:numId w:val="6"/>
        </w:numPr>
      </w:pPr>
      <w:del w:id="141" w:author="José Fonseca" w:date="2015-11-27T14:02:00Z">
        <w:r w:rsidRPr="00525E39" w:rsidDel="00F67F57">
          <w:delText xml:space="preserve">Criar </w:delText>
        </w:r>
      </w:del>
      <w:ins w:id="142" w:author="José Fonseca" w:date="2015-11-27T14:02:00Z">
        <w:r w:rsidR="00F67F57">
          <w:t>Manter</w:t>
        </w:r>
        <w:r w:rsidR="00F67F57" w:rsidRPr="00525E39">
          <w:t xml:space="preserve"> </w:t>
        </w:r>
      </w:ins>
      <w:r w:rsidRPr="00525E39">
        <w:t>cópias de segurança dos mapas de boleias</w:t>
      </w:r>
      <w:r>
        <w:t>.</w:t>
      </w:r>
    </w:p>
    <w:p w14:paraId="0641D75E" w14:textId="1631CC27" w:rsidR="00EC0734" w:rsidRPr="00382EB9" w:rsidRDefault="00145F11" w:rsidP="00A71114">
      <w:pPr>
        <w:pStyle w:val="ListParagraph"/>
        <w:numPr>
          <w:ilvl w:val="0"/>
          <w:numId w:val="6"/>
        </w:numPr>
        <w:rPr>
          <w:lang w:eastAsia="ja-JP"/>
        </w:rPr>
      </w:pPr>
      <w:r w:rsidRPr="00525E39">
        <w:t>Registar as</w:t>
      </w:r>
      <w:r>
        <w:t xml:space="preserve"> alterações mais relevantes à base de dados</w:t>
      </w:r>
      <w:ins w:id="143" w:author="José Fonseca" w:date="2015-11-27T14:03:00Z">
        <w:r w:rsidR="00E72C32">
          <w:t>, para auditorias de segurança</w:t>
        </w:r>
      </w:ins>
      <w:ins w:id="144" w:author="José Fonseca" w:date="2015-11-27T14:04:00Z">
        <w:r w:rsidR="00E72C32">
          <w:t xml:space="preserve"> e </w:t>
        </w:r>
      </w:ins>
      <w:r>
        <w:t>.</w:t>
      </w:r>
      <w:del w:id="145" w:author="José Fonseca" w:date="2015-11-27T14:03:00Z">
        <w:r w:rsidR="00382EB9" w:rsidDel="00E72C32">
          <w:delText xml:space="preserve"> </w:delText>
        </w:r>
        <w:r w:rsidR="00EC0734" w:rsidRPr="00382EB9" w:rsidDel="00E72C32">
          <w:rPr>
            <w:lang w:eastAsia="ja-JP"/>
          </w:rPr>
          <w:delText xml:space="preserve">Manter um registo da </w:delText>
        </w:r>
        <w:r w:rsidR="00B256E2" w:rsidRPr="00382EB9" w:rsidDel="00E72C32">
          <w:rPr>
            <w:lang w:eastAsia="ja-JP"/>
          </w:rPr>
          <w:delText>atividade</w:delText>
        </w:r>
        <w:r w:rsidR="00EC0734" w:rsidRPr="00382EB9" w:rsidDel="00E72C32">
          <w:rPr>
            <w:lang w:eastAsia="ja-JP"/>
          </w:rPr>
          <w:delText xml:space="preserve"> dos utilizadores é importante para melhorar a interatividade entre os utilizadores, a segurança de ações menos desejadas e a integridade do mapa de boleias.</w:delText>
        </w:r>
      </w:del>
    </w:p>
    <w:p w14:paraId="26EFD2F1" w14:textId="77777777" w:rsidR="008F3F87" w:rsidRPr="009048AD" w:rsidRDefault="003D4F85" w:rsidP="00A71114">
      <w:pPr>
        <w:pStyle w:val="ListParagraph"/>
        <w:numPr>
          <w:ilvl w:val="0"/>
          <w:numId w:val="6"/>
        </w:numPr>
        <w:rPr>
          <w:rFonts w:eastAsia="Times New Roman"/>
          <w:lang w:eastAsia="ja-JP"/>
        </w:rPr>
      </w:pPr>
      <w:r>
        <w:t>Interface eficiente e intuitiva</w:t>
      </w:r>
      <w:r w:rsidR="00E73357">
        <w:t>.</w:t>
      </w:r>
      <w:r w:rsidR="00382EB9">
        <w:t xml:space="preserve"> </w:t>
      </w:r>
      <w:r w:rsidR="00AE2168">
        <w:t>Nesta aplicação, é essencial fazer um grande número de ações num curto espaço de tempo</w:t>
      </w:r>
      <w:r w:rsidR="00202C0D">
        <w:t xml:space="preserve"> de modo a que a aplicação se torne o mais útil possível.</w:t>
      </w:r>
    </w:p>
    <w:p w14:paraId="597C3E51" w14:textId="77777777" w:rsidR="009048AD" w:rsidRDefault="009048AD" w:rsidP="009048AD">
      <w:pPr>
        <w:pStyle w:val="ListParagraph"/>
        <w:ind w:left="360"/>
      </w:pPr>
      <w:r>
        <w:br w:type="page"/>
      </w:r>
    </w:p>
    <w:p w14:paraId="0E6F904E" w14:textId="77777777" w:rsidR="00920FF4" w:rsidRDefault="008F3F87" w:rsidP="002130DE">
      <w:pPr>
        <w:pStyle w:val="Heading2"/>
      </w:pPr>
      <w:bookmarkStart w:id="146" w:name="_Toc435806797"/>
      <w:r>
        <w:lastRenderedPageBreak/>
        <w:t>Estrutura do relatório</w:t>
      </w:r>
      <w:bookmarkEnd w:id="146"/>
    </w:p>
    <w:p w14:paraId="68FFC2DF" w14:textId="77777777" w:rsidR="003D5AE4" w:rsidRPr="003D5AE4" w:rsidRDefault="003D5AE4" w:rsidP="00257429">
      <w:r>
        <w:t>Este relatório é constituído por 5 capítulos</w:t>
      </w:r>
      <w:r w:rsidR="003D3D51">
        <w:t xml:space="preserve">. No primeiro capítulo, é apresentado o problema </w:t>
      </w:r>
      <w:r w:rsidR="003D4F85">
        <w:t>do projeto</w:t>
      </w:r>
      <w:r w:rsidR="003D3D51">
        <w:t xml:space="preserve"> e é feita uma breve introdução ao relatório. No segundo capítulo, é apresentado o estado de arte, contendo um estudo às aplicações existentes que se enquadram no tema do projeto. </w:t>
      </w:r>
      <w:r w:rsidR="00FA3C6C">
        <w:t>No terceiro capítulo é descrita a metodologia e a análise de requisitos. No quarto capítulo, as tecnologias utilizadas são descritas tal como alguns desafios que foram encontrados durante o desenvolvimento e a avaliação da aplicação.</w:t>
      </w:r>
      <w:r w:rsidR="00257429">
        <w:t xml:space="preserve"> No quinto capítulo é </w:t>
      </w:r>
      <w:r w:rsidR="003D4F85">
        <w:t>mencionada</w:t>
      </w:r>
      <w:r w:rsidR="00257429">
        <w:t xml:space="preserve"> a conclu</w:t>
      </w:r>
      <w:r w:rsidR="00B256E2">
        <w:t>s</w:t>
      </w:r>
      <w:r w:rsidR="00257429">
        <w:t>ão deste projeto e futuro desenvolvimento da aplicação.</w:t>
      </w:r>
    </w:p>
    <w:p w14:paraId="36E3CA3E" w14:textId="77777777" w:rsidR="008F3F87" w:rsidRDefault="008F3F87" w:rsidP="00257429"/>
    <w:p w14:paraId="5BD26F35" w14:textId="77777777" w:rsidR="00920FF4" w:rsidRDefault="00920FF4" w:rsidP="00257429">
      <w:pPr>
        <w:sectPr w:rsidR="00920FF4">
          <w:headerReference w:type="default" r:id="rId17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301376B" w14:textId="77777777" w:rsidR="00CF5CA7" w:rsidRPr="00802943" w:rsidRDefault="001261FF" w:rsidP="00802943">
      <w:pPr>
        <w:pStyle w:val="Heading1"/>
      </w:pPr>
      <w:bookmarkStart w:id="147" w:name="_Toc434846625"/>
      <w:bookmarkStart w:id="148" w:name="_Toc435806798"/>
      <w:r w:rsidRPr="00802943">
        <w:lastRenderedPageBreak/>
        <w:t>Estado de arte</w:t>
      </w:r>
      <w:bookmarkEnd w:id="147"/>
      <w:bookmarkEnd w:id="148"/>
    </w:p>
    <w:p w14:paraId="50B7E4AE" w14:textId="66747868" w:rsidR="004B0498" w:rsidRDefault="00257429" w:rsidP="00257429">
      <w:r>
        <w:t>Este</w:t>
      </w:r>
      <w:r w:rsidR="003E4180">
        <w:t xml:space="preserve"> capítulo </w:t>
      </w:r>
      <w:r w:rsidR="001704BF">
        <w:t>é dedicad</w:t>
      </w:r>
      <w:r>
        <w:t>o</w:t>
      </w:r>
      <w:r w:rsidR="001704BF">
        <w:t xml:space="preserve"> à pesquisa de aplicações </w:t>
      </w:r>
      <w:del w:id="149" w:author="José Fonseca" w:date="2015-11-27T14:30:00Z">
        <w:r w:rsidR="001704BF" w:rsidDel="0071155E">
          <w:delText xml:space="preserve">com </w:delText>
        </w:r>
      </w:del>
      <w:ins w:id="150" w:author="José Fonseca" w:date="2015-11-27T14:30:00Z">
        <w:r w:rsidR="0071155E">
          <w:t xml:space="preserve">cujas </w:t>
        </w:r>
      </w:ins>
      <w:r w:rsidR="001704BF">
        <w:t xml:space="preserve">funcionalidades </w:t>
      </w:r>
      <w:ins w:id="151" w:author="José Fonseca" w:date="2015-11-27T14:30:00Z">
        <w:r w:rsidR="0071155E">
          <w:t xml:space="preserve">se enquadram na área </w:t>
        </w:r>
      </w:ins>
      <w:del w:id="152" w:author="José Fonseca" w:date="2015-11-27T14:30:00Z">
        <w:r w:rsidR="001704BF" w:rsidDel="0071155E">
          <w:delText>semelhantes aos objetivos do</w:delText>
        </w:r>
      </w:del>
      <w:ins w:id="153" w:author="José Fonseca" w:date="2015-11-27T14:30:00Z">
        <w:r w:rsidR="0071155E">
          <w:t>deste</w:t>
        </w:r>
      </w:ins>
      <w:r w:rsidR="001704BF">
        <w:t xml:space="preserve"> projeto</w:t>
      </w:r>
      <w:r w:rsidR="00B83CC1">
        <w:t xml:space="preserve">, </w:t>
      </w:r>
      <w:ins w:id="154" w:author="José Fonseca" w:date="2015-11-27T14:31:00Z">
        <w:r w:rsidR="0071155E">
          <w:t>analisar os seus benefícios e suas limitações</w:t>
        </w:r>
      </w:ins>
      <w:ins w:id="155" w:author="José Fonseca" w:date="2015-11-27T14:34:00Z">
        <w:r w:rsidR="0091125E">
          <w:t xml:space="preserve"> e se há alguma que se enquadre perfeitamente nos nossos objectivos</w:t>
        </w:r>
      </w:ins>
      <w:ins w:id="156" w:author="José Fonseca" w:date="2015-11-27T14:31:00Z">
        <w:r w:rsidR="0071155E">
          <w:t xml:space="preserve">. </w:t>
        </w:r>
      </w:ins>
      <w:ins w:id="157" w:author="José Fonseca" w:date="2015-11-27T14:34:00Z">
        <w:r w:rsidR="0091125E">
          <w:t>N</w:t>
        </w:r>
      </w:ins>
      <w:ins w:id="158" w:author="José Fonseca" w:date="2015-11-27T14:33:00Z">
        <w:r w:rsidR="0091125E">
          <w:t>ão havendo</w:t>
        </w:r>
      </w:ins>
      <w:ins w:id="159" w:author="José Fonseca" w:date="2015-11-27T14:34:00Z">
        <w:r w:rsidR="0091125E">
          <w:t xml:space="preserve"> pretende-se também </w:t>
        </w:r>
      </w:ins>
      <w:del w:id="160" w:author="José Fonseca" w:date="2015-11-27T14:32:00Z">
        <w:r w:rsidR="00B83CC1" w:rsidDel="0071155E">
          <w:delText>com</w:delText>
        </w:r>
        <w:r w:rsidR="004733CA" w:rsidDel="0071155E">
          <w:delText xml:space="preserve"> o intuito de ganhar</w:delText>
        </w:r>
      </w:del>
      <w:ins w:id="161" w:author="José Fonseca" w:date="2015-11-27T14:32:00Z">
        <w:r w:rsidR="0071155E">
          <w:t>obter</w:t>
        </w:r>
      </w:ins>
      <w:r w:rsidR="004733CA">
        <w:t xml:space="preserve"> </w:t>
      </w:r>
      <w:del w:id="162" w:author="José Fonseca" w:date="2015-11-27T14:32:00Z">
        <w:r w:rsidR="004733CA" w:rsidDel="0071155E">
          <w:delText xml:space="preserve">informação </w:delText>
        </w:r>
      </w:del>
      <w:ins w:id="163" w:author="José Fonseca" w:date="2015-11-27T14:32:00Z">
        <w:r w:rsidR="0071155E">
          <w:t xml:space="preserve">informações </w:t>
        </w:r>
      </w:ins>
      <w:r w:rsidR="004733CA">
        <w:t>e</w:t>
      </w:r>
      <w:del w:id="164" w:author="José Fonseca" w:date="2015-11-27T14:32:00Z">
        <w:r w:rsidR="004733CA" w:rsidDel="0071155E">
          <w:delText>/ou</w:delText>
        </w:r>
      </w:del>
      <w:r w:rsidR="00B83CC1">
        <w:t xml:space="preserve"> conhecimento</w:t>
      </w:r>
      <w:ins w:id="165" w:author="José Fonseca" w:date="2015-11-27T14:32:00Z">
        <w:r w:rsidR="0071155E">
          <w:t>s</w:t>
        </w:r>
      </w:ins>
      <w:r w:rsidR="00B83CC1">
        <w:t xml:space="preserve"> </w:t>
      </w:r>
      <w:ins w:id="166" w:author="José Fonseca" w:date="2015-11-27T14:32:00Z">
        <w:r w:rsidR="0071155E">
          <w:t xml:space="preserve">sobre aspetos que poderão </w:t>
        </w:r>
      </w:ins>
      <w:del w:id="167" w:author="José Fonseca" w:date="2015-11-27T14:32:00Z">
        <w:r w:rsidR="00B83CC1" w:rsidDel="0071155E">
          <w:delText xml:space="preserve">a </w:delText>
        </w:r>
      </w:del>
      <w:r w:rsidR="00B83CC1">
        <w:t xml:space="preserve">ser </w:t>
      </w:r>
      <w:ins w:id="168" w:author="José Fonseca" w:date="2015-11-27T14:32:00Z">
        <w:r w:rsidR="0071155E">
          <w:t xml:space="preserve">benéficos para </w:t>
        </w:r>
      </w:ins>
      <w:del w:id="169" w:author="José Fonseca" w:date="2015-11-27T14:32:00Z">
        <w:r w:rsidR="00B83CC1" w:rsidDel="0071155E">
          <w:delText>utilizada n</w:delText>
        </w:r>
      </w:del>
      <w:r w:rsidR="00B83CC1">
        <w:t xml:space="preserve">o </w:t>
      </w:r>
      <w:r w:rsidR="004733CA">
        <w:t>desenvolvimento do projeto</w:t>
      </w:r>
      <w:r w:rsidR="000C0B95">
        <w:t xml:space="preserve">. </w:t>
      </w:r>
      <w:commentRangeStart w:id="170"/>
      <w:r w:rsidR="000C0B95">
        <w:t>Todas</w:t>
      </w:r>
      <w:commentRangeEnd w:id="170"/>
      <w:r w:rsidR="00BE3362">
        <w:rPr>
          <w:rStyle w:val="CommentReference"/>
        </w:rPr>
        <w:commentReference w:id="170"/>
      </w:r>
      <w:r w:rsidR="000C0B95">
        <w:t xml:space="preserve"> as aplicações e informação relevantes a elas foram pesquisadas pelo autor.</w:t>
      </w:r>
    </w:p>
    <w:p w14:paraId="39CCB4C3" w14:textId="77777777" w:rsidR="00EA7C80" w:rsidRPr="00097653" w:rsidRDefault="00EA7C80" w:rsidP="00097653">
      <w:pPr>
        <w:pStyle w:val="Heading2"/>
      </w:pPr>
      <w:bookmarkStart w:id="171" w:name="_Toc435806799"/>
      <w:r w:rsidRPr="00097653">
        <w:t>Análise de aplicações de boleias correntes</w:t>
      </w:r>
      <w:bookmarkEnd w:id="171"/>
    </w:p>
    <w:p w14:paraId="7D3F769A" w14:textId="71AC3AF1" w:rsidR="00B93B36" w:rsidRPr="00B93B36" w:rsidRDefault="00C140B6" w:rsidP="00B93B36">
      <w:r>
        <w:t>A análise das aplicações teve como ponto</w:t>
      </w:r>
      <w:r w:rsidR="00116CC8">
        <w:t>s</w:t>
      </w:r>
      <w:r>
        <w:t xml:space="preserve"> principa</w:t>
      </w:r>
      <w:r w:rsidR="00116CC8">
        <w:t>is</w:t>
      </w:r>
      <w:r>
        <w:t xml:space="preserve"> a interação dos vários utilizadores</w:t>
      </w:r>
      <w:r w:rsidR="00116CC8">
        <w:t xml:space="preserve"> entre si através da própria aplicação e as funcionalidades disponíveis para os utilizadores. </w:t>
      </w:r>
      <w:r w:rsidR="009112FB">
        <w:t>Foi estudado e observado</w:t>
      </w:r>
      <w:r w:rsidR="009D319F">
        <w:t>,</w:t>
      </w:r>
      <w:r w:rsidR="009112FB">
        <w:t xml:space="preserve"> em cada aplicação</w:t>
      </w:r>
      <w:r w:rsidR="009D319F">
        <w:t>,</w:t>
      </w:r>
      <w:r w:rsidR="009112FB">
        <w:t xml:space="preserve"> </w:t>
      </w:r>
      <w:r w:rsidR="000D5F91">
        <w:t xml:space="preserve">se era possível haver </w:t>
      </w:r>
      <w:r w:rsidR="009D319F">
        <w:t>interação entre grupos de utilizadores e se exist</w:t>
      </w:r>
      <w:ins w:id="172" w:author="José Fonseca" w:date="2015-11-27T14:35:00Z">
        <w:r w:rsidR="00BE3362">
          <w:t>e</w:t>
        </w:r>
      </w:ins>
      <w:del w:id="173" w:author="José Fonseca" w:date="2015-11-27T14:35:00Z">
        <w:r w:rsidR="009D319F" w:rsidDel="00BE3362">
          <w:delText>ia</w:delText>
        </w:r>
      </w:del>
      <w:r w:rsidR="00A54D6F">
        <w:t>m</w:t>
      </w:r>
      <w:r w:rsidR="009D319F">
        <w:t xml:space="preserve"> funcionalidades </w:t>
      </w:r>
      <w:r w:rsidR="00A54D6F">
        <w:t>que permit</w:t>
      </w:r>
      <w:del w:id="174" w:author="José Fonseca" w:date="2015-11-27T14:35:00Z">
        <w:r w:rsidR="00A54D6F" w:rsidDel="00BE3362">
          <w:delText>i</w:delText>
        </w:r>
      </w:del>
      <w:r w:rsidR="00A54D6F">
        <w:t>am</w:t>
      </w:r>
      <w:del w:id="175" w:author="José Fonseca" w:date="2015-11-27T14:35:00Z">
        <w:r w:rsidR="00A54D6F" w:rsidDel="00BE3362">
          <w:delText xml:space="preserve"> </w:delText>
        </w:r>
      </w:del>
      <w:r w:rsidR="009D319F">
        <w:t xml:space="preserve"> </w:t>
      </w:r>
      <w:r w:rsidR="00A54D6F">
        <w:t xml:space="preserve">a criação e manipulação de boleias partilhadas entre vários utilizadores ao mesmo tempo. </w:t>
      </w:r>
    </w:p>
    <w:p w14:paraId="06B5E304" w14:textId="0C5A6198" w:rsidR="00EA7C80" w:rsidRDefault="00B93B36" w:rsidP="00257429">
      <w:r>
        <w:t>As</w:t>
      </w:r>
      <w:r w:rsidR="00292130">
        <w:t xml:space="preserve"> </w:t>
      </w:r>
      <w:r w:rsidR="00EA7C80">
        <w:t xml:space="preserve">aplicações </w:t>
      </w:r>
      <w:proofErr w:type="spellStart"/>
      <w:r w:rsidR="00EA7C80">
        <w:t>web</w:t>
      </w:r>
      <w:proofErr w:type="spellEnd"/>
      <w:r w:rsidR="00EA7C80">
        <w:t xml:space="preserve"> </w:t>
      </w:r>
      <w:r>
        <w:t xml:space="preserve">estudadas </w:t>
      </w:r>
      <w:r w:rsidR="00292130">
        <w:t>focalizam-se numa interação singular do utilizador, ou seja, cada utilizador planeia</w:t>
      </w:r>
      <w:del w:id="176" w:author="José Fonseca" w:date="2015-11-27T14:35:00Z">
        <w:r w:rsidR="00292130" w:rsidDel="00BE3362">
          <w:delText xml:space="preserve"> </w:delText>
        </w:r>
      </w:del>
      <w:r w:rsidR="00292130">
        <w:t xml:space="preserve"> e interage somente com as suas boleias, sem ter acesso direto ou facilit</w:t>
      </w:r>
      <w:r w:rsidR="003C0F67">
        <w:t xml:space="preserve">ado às dos outros utilizadores. Apesar de existir alguma variedade nas funcionalidades em cada aplicação, todas elas </w:t>
      </w:r>
      <w:ins w:id="177" w:author="José Fonseca" w:date="2015-11-27T14:36:00Z">
        <w:r w:rsidR="00BE3362">
          <w:t xml:space="preserve">se focam </w:t>
        </w:r>
      </w:ins>
      <w:del w:id="178" w:author="José Fonseca" w:date="2015-11-27T14:36:00Z">
        <w:r w:rsidR="003C0F67" w:rsidDel="00BE3362">
          <w:delText xml:space="preserve">focalizam-se </w:delText>
        </w:r>
      </w:del>
      <w:r w:rsidR="003C0F67">
        <w:t>nesta interação singular</w:t>
      </w:r>
      <w:r w:rsidR="006D1BC5">
        <w:t xml:space="preserve">, como se poderá observar nas </w:t>
      </w:r>
      <w:del w:id="179" w:author="José Fonseca" w:date="2015-11-27T14:36:00Z">
        <w:r w:rsidR="006D1BC5" w:rsidDel="00BE3362">
          <w:delText>seguintes aplicações estudadas pelo autor</w:delText>
        </w:r>
      </w:del>
      <w:ins w:id="180" w:author="José Fonseca" w:date="2015-11-27T14:36:00Z">
        <w:r w:rsidR="00BE3362">
          <w:t>secções seguintes</w:t>
        </w:r>
      </w:ins>
      <w:r w:rsidR="006D1BC5">
        <w:t>.</w:t>
      </w:r>
    </w:p>
    <w:p w14:paraId="0AD2C7AE" w14:textId="77777777" w:rsidR="00257429" w:rsidRDefault="00257429">
      <w:pPr>
        <w:spacing w:line="276" w:lineRule="auto"/>
        <w:jc w:val="left"/>
      </w:pPr>
      <w:r>
        <w:br w:type="page"/>
      </w:r>
    </w:p>
    <w:p w14:paraId="53430CAA" w14:textId="77777777" w:rsidR="0081106B" w:rsidRPr="00B83CC1" w:rsidRDefault="0081106B" w:rsidP="00257429">
      <w:pPr>
        <w:pStyle w:val="Heading3"/>
      </w:pPr>
      <w:bookmarkStart w:id="181" w:name="_Toc434846626"/>
      <w:bookmarkStart w:id="182" w:name="_Toc435806800"/>
      <w:proofErr w:type="spellStart"/>
      <w:r w:rsidRPr="00B83CC1">
        <w:lastRenderedPageBreak/>
        <w:t>Blablacar</w:t>
      </w:r>
      <w:bookmarkEnd w:id="181"/>
      <w:bookmarkEnd w:id="182"/>
      <w:proofErr w:type="spellEnd"/>
    </w:p>
    <w:p w14:paraId="4E49C746" w14:textId="3D2104FD" w:rsidR="00CF5CA7" w:rsidRPr="00525E39" w:rsidRDefault="0081106B" w:rsidP="00257429">
      <w:proofErr w:type="spellStart"/>
      <w:r w:rsidRPr="008738CC">
        <w:t>Blablacar</w:t>
      </w:r>
      <w:proofErr w:type="spellEnd"/>
      <w:r w:rsidR="00E95167">
        <w:t xml:space="preserve"> </w:t>
      </w:r>
      <w:r w:rsidR="00EB1E68">
        <w:t>(www.blablacar.pt)</w:t>
      </w:r>
      <w:r w:rsidRPr="008738CC">
        <w:t xml:space="preserve"> é um</w:t>
      </w:r>
      <w:r>
        <w:t xml:space="preserve">a das aplicações </w:t>
      </w:r>
      <w:proofErr w:type="spellStart"/>
      <w:r>
        <w:t>web</w:t>
      </w:r>
      <w:proofErr w:type="spellEnd"/>
      <w:r>
        <w:t xml:space="preserve"> mais </w:t>
      </w:r>
      <w:r w:rsidR="006F3D11">
        <w:t>conhecidas</w:t>
      </w:r>
      <w:r>
        <w:t xml:space="preserve"> para a partilha de boleias. A aplicação permite aos passageiros pesquisar por viagens, quer por ponto de partida quer por destino, </w:t>
      </w:r>
      <w:r w:rsidR="00B256E2">
        <w:t>previamente</w:t>
      </w:r>
      <w:r>
        <w:t xml:space="preserve"> anunciadas pelos condutores. Os passageiros pagam ao condutor através da aplicação</w:t>
      </w:r>
      <w:r w:rsidR="006D1BC5">
        <w:t>, na qual uma certa percentagem é revertida para a aplicação</w:t>
      </w:r>
      <w:r>
        <w:t xml:space="preserve">. Além disso, tanto o condutor </w:t>
      </w:r>
      <w:del w:id="183" w:author="José Fonseca" w:date="2015-11-27T14:38:00Z">
        <w:r w:rsidDel="0017019F">
          <w:delText xml:space="preserve">quer </w:delText>
        </w:r>
      </w:del>
      <w:r>
        <w:t>como o carro são avaliados e c</w:t>
      </w:r>
      <w:r w:rsidR="000606AA">
        <w:t>omentados pelos passageiros</w:t>
      </w:r>
      <w:r>
        <w:t xml:space="preserve">. Estas avaliações servem como certificação </w:t>
      </w:r>
      <w:del w:id="184" w:author="José Fonseca" w:date="2015-11-27T14:38:00Z">
        <w:r w:rsidDel="0017019F">
          <w:delText xml:space="preserve">aos passageiros </w:delText>
        </w:r>
      </w:del>
      <w:r>
        <w:t>da qualidade do condutor e da viagem</w:t>
      </w:r>
      <w:ins w:id="185" w:author="José Fonseca" w:date="2015-11-27T14:38:00Z">
        <w:r w:rsidR="0017019F">
          <w:t xml:space="preserve"> aos futuros passageiros</w:t>
        </w:r>
      </w:ins>
      <w:r>
        <w:t xml:space="preserve">. Também contém </w:t>
      </w:r>
      <w:del w:id="186" w:author="José Fonseca" w:date="2015-11-27T14:38:00Z">
        <w:r w:rsidDel="0017019F">
          <w:delText xml:space="preserve">conexão </w:delText>
        </w:r>
      </w:del>
      <w:ins w:id="187" w:author="José Fonseca" w:date="2015-11-27T14:38:00Z">
        <w:r w:rsidR="0017019F">
          <w:t xml:space="preserve">ligação </w:t>
        </w:r>
      </w:ins>
      <w:r>
        <w:t xml:space="preserve">ao </w:t>
      </w:r>
      <w:del w:id="188" w:author="José Fonseca" w:date="2015-11-27T14:38:00Z">
        <w:r w:rsidDel="0017019F">
          <w:delText>facebook</w:delText>
        </w:r>
      </w:del>
      <w:proofErr w:type="spellStart"/>
      <w:ins w:id="189" w:author="José Fonseca" w:date="2015-11-27T14:38:00Z">
        <w:r w:rsidR="0017019F">
          <w:t>Facebook</w:t>
        </w:r>
      </w:ins>
      <w:proofErr w:type="spellEnd"/>
      <w:r>
        <w:t xml:space="preserve">, de modo a ligar o perfil dos utilizadores ao </w:t>
      </w:r>
      <w:del w:id="190" w:author="José Fonseca" w:date="2015-11-27T14:38:00Z">
        <w:r w:rsidDel="0017019F">
          <w:delText>facebook</w:delText>
        </w:r>
      </w:del>
      <w:proofErr w:type="spellStart"/>
      <w:ins w:id="191" w:author="José Fonseca" w:date="2015-11-27T14:38:00Z">
        <w:r w:rsidR="0017019F">
          <w:t>Facebook</w:t>
        </w:r>
      </w:ins>
      <w:proofErr w:type="spellEnd"/>
      <w:r>
        <w:t>.</w:t>
      </w:r>
    </w:p>
    <w:p w14:paraId="7F6EA962" w14:textId="77777777" w:rsidR="004B0498" w:rsidRPr="004B0498" w:rsidRDefault="004B0498" w:rsidP="00257429">
      <w:r>
        <w:t>Na tabela se</w:t>
      </w:r>
      <w:r w:rsidR="00B83CC1">
        <w:t>g</w:t>
      </w:r>
      <w:r>
        <w:t>uinte</w:t>
      </w:r>
      <w:r w:rsidR="004D09C5">
        <w:t xml:space="preserve"> (Tabela 1)</w:t>
      </w:r>
      <w:r>
        <w:t>, estão de</w:t>
      </w:r>
      <w:r w:rsidR="00B83CC1">
        <w:t>s</w:t>
      </w:r>
      <w:r>
        <w:t xml:space="preserve">critas as funcionalidades </w:t>
      </w:r>
      <w:r w:rsidR="00B83CC1">
        <w:t xml:space="preserve"> da aplicação </w:t>
      </w:r>
      <w:proofErr w:type="spellStart"/>
      <w:r w:rsidR="00B83CC1">
        <w:t>Blablacar</w:t>
      </w:r>
      <w:proofErr w:type="spellEnd"/>
      <w:r w:rsidR="00B83CC1"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484"/>
        <w:gridCol w:w="1275"/>
        <w:gridCol w:w="1241"/>
      </w:tblGrid>
      <w:tr w:rsidR="006722E1" w:rsidRPr="00E95EEE" w14:paraId="7406E1F9" w14:textId="77777777" w:rsidTr="00877AA5">
        <w:tc>
          <w:tcPr>
            <w:tcW w:w="5484" w:type="dxa"/>
            <w:tcBorders>
              <w:bottom w:val="single" w:sz="4" w:space="0" w:color="auto"/>
            </w:tcBorders>
            <w:shd w:val="pct15" w:color="auto" w:fill="auto"/>
          </w:tcPr>
          <w:p w14:paraId="53651674" w14:textId="77777777" w:rsidR="006722E1" w:rsidRPr="002C715B" w:rsidRDefault="006722E1" w:rsidP="002C715B">
            <w:pPr>
              <w:jc w:val="center"/>
              <w:rPr>
                <w:b/>
              </w:rPr>
            </w:pPr>
            <w:commentRangeStart w:id="192"/>
            <w:r w:rsidRPr="002C715B">
              <w:rPr>
                <w:b/>
              </w:rPr>
              <w:t>Funcionalidade</w:t>
            </w:r>
            <w:commentRangeEnd w:id="192"/>
            <w:r w:rsidR="00C774DE">
              <w:rPr>
                <w:rStyle w:val="CommentReference"/>
              </w:rPr>
              <w:commentReference w:id="192"/>
            </w:r>
          </w:p>
        </w:tc>
        <w:tc>
          <w:tcPr>
            <w:tcW w:w="1275" w:type="dxa"/>
            <w:shd w:val="pct15" w:color="auto" w:fill="auto"/>
          </w:tcPr>
          <w:p w14:paraId="681B31BC" w14:textId="77777777" w:rsidR="006722E1" w:rsidRPr="002C715B" w:rsidRDefault="006722E1" w:rsidP="002C715B">
            <w:pPr>
              <w:jc w:val="center"/>
              <w:rPr>
                <w:b/>
              </w:rPr>
            </w:pPr>
            <w:r w:rsidRPr="002C715B">
              <w:rPr>
                <w:b/>
              </w:rPr>
              <w:t>Sim</w:t>
            </w:r>
          </w:p>
        </w:tc>
        <w:tc>
          <w:tcPr>
            <w:tcW w:w="1241" w:type="dxa"/>
            <w:shd w:val="pct15" w:color="auto" w:fill="auto"/>
          </w:tcPr>
          <w:p w14:paraId="764FF214" w14:textId="77777777" w:rsidR="006722E1" w:rsidRPr="002C715B" w:rsidRDefault="006722E1" w:rsidP="002C715B">
            <w:pPr>
              <w:jc w:val="center"/>
              <w:rPr>
                <w:b/>
              </w:rPr>
            </w:pPr>
            <w:r w:rsidRPr="002C715B">
              <w:rPr>
                <w:b/>
              </w:rPr>
              <w:t>Não</w:t>
            </w:r>
          </w:p>
        </w:tc>
      </w:tr>
      <w:tr w:rsidR="006722E1" w14:paraId="27A6CB03" w14:textId="77777777" w:rsidTr="00877AA5">
        <w:tc>
          <w:tcPr>
            <w:tcW w:w="5484" w:type="dxa"/>
            <w:shd w:val="pct15" w:color="auto" w:fill="auto"/>
          </w:tcPr>
          <w:p w14:paraId="4717FF46" w14:textId="77777777" w:rsidR="006722E1" w:rsidRPr="006722E1" w:rsidRDefault="00E95EEE" w:rsidP="00257429">
            <w:r>
              <w:t>Responsivo</w:t>
            </w:r>
          </w:p>
        </w:tc>
        <w:tc>
          <w:tcPr>
            <w:tcW w:w="1275" w:type="dxa"/>
          </w:tcPr>
          <w:p w14:paraId="7EA8F6F8" w14:textId="77777777" w:rsidR="006722E1" w:rsidRPr="006722E1" w:rsidRDefault="006722E1" w:rsidP="002C715B">
            <w:pPr>
              <w:jc w:val="center"/>
            </w:pPr>
          </w:p>
        </w:tc>
        <w:tc>
          <w:tcPr>
            <w:tcW w:w="1241" w:type="dxa"/>
          </w:tcPr>
          <w:p w14:paraId="3317806E" w14:textId="77777777" w:rsidR="006722E1" w:rsidRPr="006722E1" w:rsidRDefault="006722E1" w:rsidP="002C715B">
            <w:pPr>
              <w:jc w:val="center"/>
            </w:pPr>
            <w:r>
              <w:t>X</w:t>
            </w:r>
          </w:p>
        </w:tc>
      </w:tr>
      <w:tr w:rsidR="006722E1" w14:paraId="3D3530ED" w14:textId="77777777" w:rsidTr="00877AA5">
        <w:tc>
          <w:tcPr>
            <w:tcW w:w="5484" w:type="dxa"/>
            <w:shd w:val="pct15" w:color="auto" w:fill="auto"/>
          </w:tcPr>
          <w:p w14:paraId="44C6FDC4" w14:textId="77777777" w:rsidR="006722E1" w:rsidRPr="006722E1" w:rsidRDefault="00735B2E" w:rsidP="00257429">
            <w:r>
              <w:t>Gratuito</w:t>
            </w:r>
          </w:p>
        </w:tc>
        <w:tc>
          <w:tcPr>
            <w:tcW w:w="1275" w:type="dxa"/>
          </w:tcPr>
          <w:p w14:paraId="21023394" w14:textId="77777777" w:rsidR="006722E1" w:rsidRPr="006722E1" w:rsidRDefault="00735B2E" w:rsidP="002C715B">
            <w:pPr>
              <w:jc w:val="center"/>
            </w:pPr>
            <w:r>
              <w:t>X</w:t>
            </w:r>
          </w:p>
        </w:tc>
        <w:tc>
          <w:tcPr>
            <w:tcW w:w="1241" w:type="dxa"/>
          </w:tcPr>
          <w:p w14:paraId="6C817367" w14:textId="77777777" w:rsidR="006722E1" w:rsidRPr="006722E1" w:rsidRDefault="006722E1" w:rsidP="002C715B">
            <w:pPr>
              <w:jc w:val="center"/>
            </w:pPr>
          </w:p>
        </w:tc>
      </w:tr>
      <w:tr w:rsidR="006722E1" w14:paraId="18AC3FAB" w14:textId="77777777" w:rsidTr="00877AA5">
        <w:tc>
          <w:tcPr>
            <w:tcW w:w="5484" w:type="dxa"/>
            <w:shd w:val="pct15" w:color="auto" w:fill="auto"/>
          </w:tcPr>
          <w:p w14:paraId="3CA2CD56" w14:textId="77777777" w:rsidR="006722E1" w:rsidRPr="006722E1" w:rsidRDefault="00E95EEE" w:rsidP="00257429">
            <w:r>
              <w:t>Open-</w:t>
            </w:r>
            <w:proofErr w:type="spellStart"/>
            <w:r>
              <w:t>source</w:t>
            </w:r>
            <w:proofErr w:type="spellEnd"/>
          </w:p>
        </w:tc>
        <w:tc>
          <w:tcPr>
            <w:tcW w:w="1275" w:type="dxa"/>
          </w:tcPr>
          <w:p w14:paraId="4CAC42E5" w14:textId="77777777" w:rsidR="006722E1" w:rsidRPr="006722E1" w:rsidRDefault="006722E1" w:rsidP="002C715B">
            <w:pPr>
              <w:jc w:val="center"/>
            </w:pPr>
          </w:p>
        </w:tc>
        <w:tc>
          <w:tcPr>
            <w:tcW w:w="1241" w:type="dxa"/>
          </w:tcPr>
          <w:p w14:paraId="078F1F31" w14:textId="77777777" w:rsidR="006722E1" w:rsidRPr="006722E1" w:rsidRDefault="00E95EEE" w:rsidP="002C715B">
            <w:pPr>
              <w:jc w:val="center"/>
            </w:pPr>
            <w:r>
              <w:t>X</w:t>
            </w:r>
          </w:p>
        </w:tc>
      </w:tr>
      <w:tr w:rsidR="006722E1" w14:paraId="205ABAB6" w14:textId="77777777" w:rsidTr="00877AA5">
        <w:tc>
          <w:tcPr>
            <w:tcW w:w="5484" w:type="dxa"/>
            <w:shd w:val="pct15" w:color="auto" w:fill="auto"/>
          </w:tcPr>
          <w:p w14:paraId="231344AF" w14:textId="77777777" w:rsidR="006722E1" w:rsidRPr="006722E1" w:rsidRDefault="00E95EEE" w:rsidP="00257429">
            <w:r>
              <w:t>Registo de utilizadores</w:t>
            </w:r>
          </w:p>
        </w:tc>
        <w:tc>
          <w:tcPr>
            <w:tcW w:w="1275" w:type="dxa"/>
          </w:tcPr>
          <w:p w14:paraId="353EC4F1" w14:textId="77777777" w:rsidR="006722E1" w:rsidRPr="006722E1" w:rsidRDefault="00E95EEE" w:rsidP="002C715B">
            <w:pPr>
              <w:jc w:val="center"/>
            </w:pPr>
            <w:r>
              <w:t>X</w:t>
            </w:r>
          </w:p>
        </w:tc>
        <w:tc>
          <w:tcPr>
            <w:tcW w:w="1241" w:type="dxa"/>
          </w:tcPr>
          <w:p w14:paraId="44162373" w14:textId="77777777" w:rsidR="006722E1" w:rsidRPr="006722E1" w:rsidRDefault="006722E1" w:rsidP="002C715B">
            <w:pPr>
              <w:jc w:val="center"/>
            </w:pPr>
          </w:p>
        </w:tc>
      </w:tr>
      <w:tr w:rsidR="006722E1" w14:paraId="155FDC81" w14:textId="77777777" w:rsidTr="00877AA5">
        <w:tc>
          <w:tcPr>
            <w:tcW w:w="5484" w:type="dxa"/>
            <w:shd w:val="pct15" w:color="auto" w:fill="auto"/>
          </w:tcPr>
          <w:p w14:paraId="53B999FA" w14:textId="77777777" w:rsidR="006722E1" w:rsidRPr="006722E1" w:rsidRDefault="00E95EEE" w:rsidP="00257429">
            <w:r>
              <w:t>Duplicação de ofertas a longo prazo</w:t>
            </w:r>
          </w:p>
        </w:tc>
        <w:tc>
          <w:tcPr>
            <w:tcW w:w="1275" w:type="dxa"/>
          </w:tcPr>
          <w:p w14:paraId="1254FF10" w14:textId="77777777" w:rsidR="006722E1" w:rsidRPr="006722E1" w:rsidRDefault="006722E1" w:rsidP="002C715B">
            <w:pPr>
              <w:jc w:val="center"/>
            </w:pPr>
          </w:p>
        </w:tc>
        <w:tc>
          <w:tcPr>
            <w:tcW w:w="1241" w:type="dxa"/>
          </w:tcPr>
          <w:p w14:paraId="61C9CA39" w14:textId="77777777" w:rsidR="006722E1" w:rsidRPr="006722E1" w:rsidRDefault="00726AE2" w:rsidP="002C715B">
            <w:pPr>
              <w:jc w:val="center"/>
            </w:pPr>
            <w:r>
              <w:t>X</w:t>
            </w:r>
          </w:p>
        </w:tc>
      </w:tr>
      <w:tr w:rsidR="006722E1" w14:paraId="69FE3A1C" w14:textId="77777777" w:rsidTr="00877AA5">
        <w:tc>
          <w:tcPr>
            <w:tcW w:w="5484" w:type="dxa"/>
            <w:shd w:val="pct15" w:color="auto" w:fill="auto"/>
          </w:tcPr>
          <w:p w14:paraId="199AF4A4" w14:textId="77777777" w:rsidR="006722E1" w:rsidRPr="006722E1" w:rsidRDefault="00E95EEE" w:rsidP="00257429">
            <w:r>
              <w:t>Editar ofertas depois de anunciadas</w:t>
            </w:r>
          </w:p>
        </w:tc>
        <w:tc>
          <w:tcPr>
            <w:tcW w:w="1275" w:type="dxa"/>
          </w:tcPr>
          <w:p w14:paraId="68A7FEC2" w14:textId="77777777" w:rsidR="006722E1" w:rsidRPr="006722E1" w:rsidRDefault="006722E1" w:rsidP="002C715B">
            <w:pPr>
              <w:jc w:val="center"/>
            </w:pPr>
          </w:p>
        </w:tc>
        <w:tc>
          <w:tcPr>
            <w:tcW w:w="1241" w:type="dxa"/>
          </w:tcPr>
          <w:p w14:paraId="0FE547C0" w14:textId="77777777" w:rsidR="006722E1" w:rsidRPr="006722E1" w:rsidRDefault="006722E1" w:rsidP="002C715B">
            <w:pPr>
              <w:jc w:val="center"/>
            </w:pPr>
            <w:r w:rsidRPr="006722E1">
              <w:t>X</w:t>
            </w:r>
          </w:p>
        </w:tc>
      </w:tr>
      <w:tr w:rsidR="00726AE2" w14:paraId="0BCBC53D" w14:textId="77777777" w:rsidTr="00877AA5">
        <w:tc>
          <w:tcPr>
            <w:tcW w:w="5484" w:type="dxa"/>
            <w:shd w:val="pct15" w:color="auto" w:fill="auto"/>
          </w:tcPr>
          <w:p w14:paraId="59082833" w14:textId="77777777" w:rsidR="00726AE2" w:rsidRPr="006722E1" w:rsidRDefault="00E95EEE" w:rsidP="00257429">
            <w:r>
              <w:t>Criação de mapas de boleias</w:t>
            </w:r>
          </w:p>
        </w:tc>
        <w:tc>
          <w:tcPr>
            <w:tcW w:w="1275" w:type="dxa"/>
          </w:tcPr>
          <w:p w14:paraId="28FB192D" w14:textId="77777777" w:rsidR="00726AE2" w:rsidRPr="006722E1" w:rsidRDefault="00726AE2" w:rsidP="002C715B">
            <w:pPr>
              <w:jc w:val="center"/>
            </w:pPr>
          </w:p>
        </w:tc>
        <w:tc>
          <w:tcPr>
            <w:tcW w:w="1241" w:type="dxa"/>
          </w:tcPr>
          <w:p w14:paraId="4401955C" w14:textId="77777777" w:rsidR="00726AE2" w:rsidRPr="006722E1" w:rsidRDefault="00726AE2" w:rsidP="002C715B">
            <w:pPr>
              <w:jc w:val="center"/>
            </w:pPr>
            <w:r>
              <w:t>X</w:t>
            </w:r>
          </w:p>
        </w:tc>
      </w:tr>
      <w:tr w:rsidR="006722E1" w14:paraId="05B16E33" w14:textId="77777777" w:rsidTr="00877AA5">
        <w:tc>
          <w:tcPr>
            <w:tcW w:w="5484" w:type="dxa"/>
            <w:shd w:val="pct15" w:color="auto" w:fill="auto"/>
          </w:tcPr>
          <w:p w14:paraId="235A6E55" w14:textId="77777777" w:rsidR="006722E1" w:rsidRPr="006722E1" w:rsidRDefault="00E95EEE" w:rsidP="00257429">
            <w:r>
              <w:t>Duplicação de pedidos</w:t>
            </w:r>
          </w:p>
        </w:tc>
        <w:tc>
          <w:tcPr>
            <w:tcW w:w="1275" w:type="dxa"/>
          </w:tcPr>
          <w:p w14:paraId="5F477D0E" w14:textId="77777777" w:rsidR="006722E1" w:rsidRPr="006722E1" w:rsidRDefault="006722E1" w:rsidP="002C715B">
            <w:pPr>
              <w:jc w:val="center"/>
            </w:pPr>
          </w:p>
        </w:tc>
        <w:tc>
          <w:tcPr>
            <w:tcW w:w="1241" w:type="dxa"/>
          </w:tcPr>
          <w:p w14:paraId="54957B8B" w14:textId="77777777" w:rsidR="006722E1" w:rsidRPr="006722E1" w:rsidRDefault="006722E1" w:rsidP="002C715B">
            <w:pPr>
              <w:jc w:val="center"/>
            </w:pPr>
            <w:r w:rsidRPr="006722E1">
              <w:t>X</w:t>
            </w:r>
          </w:p>
        </w:tc>
      </w:tr>
      <w:tr w:rsidR="006722E1" w14:paraId="5BCC7CEF" w14:textId="77777777" w:rsidTr="00877AA5">
        <w:tc>
          <w:tcPr>
            <w:tcW w:w="5484" w:type="dxa"/>
            <w:shd w:val="pct15" w:color="auto" w:fill="auto"/>
          </w:tcPr>
          <w:p w14:paraId="02DD40D2" w14:textId="77777777" w:rsidR="006722E1" w:rsidRPr="006722E1" w:rsidRDefault="00E95EEE" w:rsidP="00257429">
            <w:r>
              <w:t>Reserva de viagens a longo prazo</w:t>
            </w:r>
          </w:p>
        </w:tc>
        <w:tc>
          <w:tcPr>
            <w:tcW w:w="1275" w:type="dxa"/>
          </w:tcPr>
          <w:p w14:paraId="7D0C64CB" w14:textId="77777777" w:rsidR="006722E1" w:rsidRPr="006722E1" w:rsidRDefault="006722E1" w:rsidP="002C715B">
            <w:pPr>
              <w:jc w:val="center"/>
            </w:pPr>
          </w:p>
        </w:tc>
        <w:tc>
          <w:tcPr>
            <w:tcW w:w="1241" w:type="dxa"/>
          </w:tcPr>
          <w:p w14:paraId="5F83BBE7" w14:textId="77777777" w:rsidR="006722E1" w:rsidRPr="006722E1" w:rsidRDefault="006722E1" w:rsidP="002C715B">
            <w:pPr>
              <w:jc w:val="center"/>
            </w:pPr>
            <w:r w:rsidRPr="006722E1">
              <w:t>X</w:t>
            </w:r>
          </w:p>
        </w:tc>
      </w:tr>
      <w:tr w:rsidR="006722E1" w14:paraId="62C5464D" w14:textId="77777777" w:rsidTr="00877AA5">
        <w:tc>
          <w:tcPr>
            <w:tcW w:w="5484" w:type="dxa"/>
            <w:shd w:val="pct15" w:color="auto" w:fill="auto"/>
          </w:tcPr>
          <w:p w14:paraId="4EE1CBDE" w14:textId="77777777" w:rsidR="006722E1" w:rsidRPr="006722E1" w:rsidRDefault="00E95EEE" w:rsidP="00257429">
            <w:r>
              <w:t>Aplicação móvel</w:t>
            </w:r>
          </w:p>
        </w:tc>
        <w:tc>
          <w:tcPr>
            <w:tcW w:w="1275" w:type="dxa"/>
          </w:tcPr>
          <w:p w14:paraId="4756E4D5" w14:textId="77777777" w:rsidR="006722E1" w:rsidRPr="006722E1" w:rsidRDefault="006722E1" w:rsidP="002C715B">
            <w:pPr>
              <w:jc w:val="center"/>
            </w:pPr>
            <w:r>
              <w:t>X</w:t>
            </w:r>
          </w:p>
        </w:tc>
        <w:tc>
          <w:tcPr>
            <w:tcW w:w="1241" w:type="dxa"/>
          </w:tcPr>
          <w:p w14:paraId="6B958968" w14:textId="77777777" w:rsidR="006722E1" w:rsidRPr="006722E1" w:rsidRDefault="006722E1" w:rsidP="002C715B">
            <w:pPr>
              <w:jc w:val="center"/>
            </w:pPr>
          </w:p>
        </w:tc>
      </w:tr>
    </w:tbl>
    <w:p w14:paraId="4526EAFD" w14:textId="77777777" w:rsidR="00673C21" w:rsidRDefault="0081106B" w:rsidP="00257429">
      <w:pPr>
        <w:pStyle w:val="Caption"/>
        <w:rPr>
          <w:sz w:val="28"/>
        </w:rPr>
      </w:pPr>
      <w:bookmarkStart w:id="193" w:name="_Toc435778856"/>
      <w:r>
        <w:t xml:space="preserve">Tabela </w:t>
      </w:r>
      <w:fldSimple w:instr=" SEQ Tabela \* ARABIC ">
        <w:r w:rsidR="00B27109">
          <w:rPr>
            <w:noProof/>
          </w:rPr>
          <w:t>1</w:t>
        </w:r>
      </w:fldSimple>
      <w:r w:rsidR="000A587E">
        <w:t xml:space="preserve"> – Funcionalidades de</w:t>
      </w:r>
      <w:r>
        <w:t xml:space="preserve"> </w:t>
      </w:r>
      <w:proofErr w:type="spellStart"/>
      <w:r>
        <w:t>blablacar</w:t>
      </w:r>
      <w:bookmarkEnd w:id="193"/>
      <w:proofErr w:type="spellEnd"/>
    </w:p>
    <w:p w14:paraId="0111BEC9" w14:textId="77777777" w:rsidR="000C0B95" w:rsidRDefault="000C0B95" w:rsidP="00257429"/>
    <w:p w14:paraId="20D0D474" w14:textId="77777777" w:rsidR="000C0B95" w:rsidRDefault="000C0B95" w:rsidP="00257429"/>
    <w:p w14:paraId="067318CC" w14:textId="77777777" w:rsidR="000C0B95" w:rsidRDefault="000C0B95" w:rsidP="00257429"/>
    <w:p w14:paraId="088B0100" w14:textId="77777777" w:rsidR="00DB2B15" w:rsidRPr="00525E39" w:rsidRDefault="000C0B95" w:rsidP="00257429">
      <w:r>
        <w:br w:type="page"/>
      </w:r>
    </w:p>
    <w:p w14:paraId="57B1FF47" w14:textId="77777777" w:rsidR="00DB2B15" w:rsidRPr="00B83CC1" w:rsidRDefault="009B2EE7" w:rsidP="00257429">
      <w:pPr>
        <w:pStyle w:val="Heading3"/>
      </w:pPr>
      <w:bookmarkStart w:id="194" w:name="_Toc434846627"/>
      <w:bookmarkStart w:id="195" w:name="_Toc435806801"/>
      <w:commentRangeStart w:id="196"/>
      <w:r>
        <w:lastRenderedPageBreak/>
        <w:t>Boleia.net</w:t>
      </w:r>
      <w:bookmarkEnd w:id="194"/>
      <w:bookmarkEnd w:id="195"/>
      <w:commentRangeEnd w:id="196"/>
      <w:r w:rsidR="00BE159D">
        <w:rPr>
          <w:rStyle w:val="CommentReference"/>
          <w:color w:val="auto"/>
        </w:rPr>
        <w:commentReference w:id="196"/>
      </w:r>
    </w:p>
    <w:p w14:paraId="629B37AC" w14:textId="1164161F" w:rsidR="009B2EE7" w:rsidRPr="008C25FF" w:rsidRDefault="0081106B" w:rsidP="00257429">
      <w:pPr>
        <w:rPr>
          <w:color w:val="4F81BD" w:themeColor="accent1"/>
          <w:sz w:val="28"/>
          <w:szCs w:val="28"/>
        </w:rPr>
      </w:pPr>
      <w:r>
        <w:t>Boleia.net</w:t>
      </w:r>
      <w:ins w:id="197" w:author="José Fonseca" w:date="2015-11-27T14:47:00Z">
        <w:r w:rsidR="002000A5">
          <w:t xml:space="preserve"> </w:t>
        </w:r>
      </w:ins>
      <w:r w:rsidR="00EB1E68">
        <w:t>(www.boleia.net)</w:t>
      </w:r>
      <w:r w:rsidR="008C25FF">
        <w:t xml:space="preserve"> </w:t>
      </w:r>
      <w:r>
        <w:t>é</w:t>
      </w:r>
      <w:r w:rsidR="006722E1">
        <w:t xml:space="preserve"> uma plataforma de partilha de boleias. A</w:t>
      </w:r>
      <w:r>
        <w:t>s boleias são anunciada</w:t>
      </w:r>
      <w:r w:rsidR="00A96E69">
        <w:t>s pelos condutores na aplicação, no entanto, a aplicação não gere a adesão dos passageiros às boleias</w:t>
      </w:r>
      <w:r>
        <w:t>.</w:t>
      </w:r>
      <w:r w:rsidR="00A96E69">
        <w:t xml:space="preserve"> Para aderirem a uma boleia, os passageiros têm de contactar o condutor pessoalmente, através d</w:t>
      </w:r>
      <w:ins w:id="198" w:author="José Fonseca" w:date="2015-11-27T14:48:00Z">
        <w:r w:rsidR="00EA5873">
          <w:t>a</w:t>
        </w:r>
      </w:ins>
      <w:del w:id="199" w:author="José Fonseca" w:date="2015-11-27T14:48:00Z">
        <w:r w:rsidR="00A96E69" w:rsidDel="00EA5873">
          <w:delText>o</w:delText>
        </w:r>
      </w:del>
      <w:r w:rsidR="00A96E69">
        <w:t xml:space="preserve"> </w:t>
      </w:r>
      <w:del w:id="200" w:author="José Fonseca" w:date="2015-11-27T14:48:00Z">
        <w:r w:rsidR="00A96E69" w:rsidDel="00EA5873">
          <w:delText xml:space="preserve">contacto </w:delText>
        </w:r>
      </w:del>
      <w:ins w:id="201" w:author="José Fonseca" w:date="2015-11-27T14:48:00Z">
        <w:r w:rsidR="00EA5873">
          <w:t xml:space="preserve">informação </w:t>
        </w:r>
      </w:ins>
      <w:r w:rsidR="00A96E69">
        <w:t xml:space="preserve">que ele coloca na aplicação. </w:t>
      </w:r>
      <w:r>
        <w:t>O</w:t>
      </w:r>
      <w:r w:rsidR="00A96E69">
        <w:t xml:space="preserve"> preço é colocado pelo condutor em cada boleia, sendo o pagamento feito pessoalmente entre os </w:t>
      </w:r>
      <w:r w:rsidR="00B256E2">
        <w:t xml:space="preserve">intervenientes. </w:t>
      </w:r>
      <w:r w:rsidR="006D1BC5">
        <w:t>O</w:t>
      </w:r>
      <w:r w:rsidR="000606AA">
        <w:t>s</w:t>
      </w:r>
      <w:r>
        <w:t xml:space="preserve"> </w:t>
      </w:r>
      <w:r w:rsidR="000606AA">
        <w:t>passag</w:t>
      </w:r>
      <w:r w:rsidR="00D67348">
        <w:t>eiros podem avaliar e comentar o</w:t>
      </w:r>
      <w:r w:rsidR="000606AA">
        <w:t xml:space="preserve"> condutor</w:t>
      </w:r>
      <w:r w:rsidR="00D67348">
        <w:t xml:space="preserve"> na aplicação</w:t>
      </w:r>
      <w:r>
        <w:t xml:space="preserve">. </w:t>
      </w:r>
      <w:r w:rsidR="000606AA">
        <w:t xml:space="preserve">A </w:t>
      </w:r>
      <w:r w:rsidR="00D67348">
        <w:t>aplicação</w:t>
      </w:r>
      <w:r w:rsidR="000606AA">
        <w:t xml:space="preserve"> utiliza as redes sociais </w:t>
      </w:r>
      <w:r w:rsidR="004B0498">
        <w:t xml:space="preserve">como </w:t>
      </w:r>
      <w:r>
        <w:t xml:space="preserve">o </w:t>
      </w:r>
      <w:proofErr w:type="spellStart"/>
      <w:ins w:id="202" w:author="José Fonseca" w:date="2015-11-27T14:48:00Z">
        <w:r w:rsidR="00EA5873">
          <w:t>T</w:t>
        </w:r>
      </w:ins>
      <w:del w:id="203" w:author="José Fonseca" w:date="2015-11-27T14:48:00Z">
        <w:r w:rsidDel="00EA5873">
          <w:delText>t</w:delText>
        </w:r>
      </w:del>
      <w:r>
        <w:t>witter</w:t>
      </w:r>
      <w:proofErr w:type="spellEnd"/>
      <w:r>
        <w:t xml:space="preserve"> </w:t>
      </w:r>
      <w:r w:rsidR="004B0498">
        <w:t xml:space="preserve">e </w:t>
      </w:r>
      <w:r>
        <w:t xml:space="preserve">o </w:t>
      </w:r>
      <w:del w:id="204" w:author="José Fonseca" w:date="2015-11-27T14:48:00Z">
        <w:r w:rsidDel="00EA5873">
          <w:delText>facebook</w:delText>
        </w:r>
        <w:r w:rsidR="000606AA" w:rsidDel="00EA5873">
          <w:delText xml:space="preserve"> </w:delText>
        </w:r>
      </w:del>
      <w:proofErr w:type="spellStart"/>
      <w:ins w:id="205" w:author="José Fonseca" w:date="2015-11-27T14:48:00Z">
        <w:r w:rsidR="00EA5873">
          <w:t>Facebook</w:t>
        </w:r>
        <w:proofErr w:type="spellEnd"/>
        <w:r w:rsidR="00EA5873">
          <w:t xml:space="preserve"> </w:t>
        </w:r>
      </w:ins>
      <w:r w:rsidR="000606AA">
        <w:t>para divulgar as boleias</w:t>
      </w:r>
      <w:r>
        <w:t>.</w:t>
      </w:r>
    </w:p>
    <w:p w14:paraId="77B3A0CA" w14:textId="77777777" w:rsidR="00DB2B15" w:rsidRDefault="009B2EE7" w:rsidP="00257429">
      <w:r>
        <w:t>Na tabela seguinte</w:t>
      </w:r>
      <w:r w:rsidR="004D09C5">
        <w:t xml:space="preserve"> (Tabela 2)</w:t>
      </w:r>
      <w:r>
        <w:t>, estão descritas as funcionalidades  da aplicação Boleia.net: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80"/>
        <w:gridCol w:w="1088"/>
        <w:gridCol w:w="1059"/>
      </w:tblGrid>
      <w:tr w:rsidR="00726AE2" w:rsidRPr="006722E1" w14:paraId="4B785649" w14:textId="77777777" w:rsidTr="006722E1">
        <w:trPr>
          <w:trHeight w:val="292"/>
        </w:trPr>
        <w:tc>
          <w:tcPr>
            <w:tcW w:w="4680" w:type="dxa"/>
            <w:tcBorders>
              <w:bottom w:val="single" w:sz="4" w:space="0" w:color="auto"/>
            </w:tcBorders>
            <w:shd w:val="pct15" w:color="auto" w:fill="auto"/>
          </w:tcPr>
          <w:p w14:paraId="412C6762" w14:textId="77777777" w:rsidR="00726AE2" w:rsidRPr="002C715B" w:rsidRDefault="00726AE2" w:rsidP="002C715B">
            <w:pPr>
              <w:jc w:val="center"/>
              <w:rPr>
                <w:b/>
              </w:rPr>
            </w:pPr>
            <w:r w:rsidRPr="002C715B">
              <w:rPr>
                <w:b/>
              </w:rPr>
              <w:t>Funcionalidade</w:t>
            </w:r>
          </w:p>
        </w:tc>
        <w:tc>
          <w:tcPr>
            <w:tcW w:w="1088" w:type="dxa"/>
            <w:shd w:val="pct15" w:color="auto" w:fill="auto"/>
          </w:tcPr>
          <w:p w14:paraId="5F86FA22" w14:textId="77777777" w:rsidR="00726AE2" w:rsidRPr="002C715B" w:rsidRDefault="00726AE2" w:rsidP="002C715B">
            <w:pPr>
              <w:jc w:val="center"/>
              <w:rPr>
                <w:b/>
              </w:rPr>
            </w:pPr>
            <w:r w:rsidRPr="002C715B">
              <w:rPr>
                <w:b/>
              </w:rPr>
              <w:t>Sim</w:t>
            </w:r>
          </w:p>
        </w:tc>
        <w:tc>
          <w:tcPr>
            <w:tcW w:w="1059" w:type="dxa"/>
            <w:shd w:val="pct15" w:color="auto" w:fill="auto"/>
          </w:tcPr>
          <w:p w14:paraId="5836DAE5" w14:textId="77777777" w:rsidR="00726AE2" w:rsidRPr="002C715B" w:rsidRDefault="00726AE2" w:rsidP="002C715B">
            <w:pPr>
              <w:jc w:val="center"/>
              <w:rPr>
                <w:b/>
              </w:rPr>
            </w:pPr>
            <w:r w:rsidRPr="002C715B">
              <w:rPr>
                <w:b/>
              </w:rPr>
              <w:t>Não</w:t>
            </w:r>
          </w:p>
        </w:tc>
      </w:tr>
      <w:tr w:rsidR="00735B2E" w:rsidRPr="006722E1" w14:paraId="3B7AC305" w14:textId="77777777" w:rsidTr="00735B2E">
        <w:trPr>
          <w:trHeight w:val="364"/>
        </w:trPr>
        <w:tc>
          <w:tcPr>
            <w:tcW w:w="4680" w:type="dxa"/>
            <w:shd w:val="pct15" w:color="auto" w:fill="auto"/>
          </w:tcPr>
          <w:p w14:paraId="62931937" w14:textId="77777777" w:rsidR="00735B2E" w:rsidRPr="006722E1" w:rsidRDefault="00735B2E" w:rsidP="00257429">
            <w:r>
              <w:t>Responsivo</w:t>
            </w:r>
          </w:p>
        </w:tc>
        <w:tc>
          <w:tcPr>
            <w:tcW w:w="1088" w:type="dxa"/>
          </w:tcPr>
          <w:p w14:paraId="403B45FF" w14:textId="77777777" w:rsidR="00735B2E" w:rsidRPr="006722E1" w:rsidRDefault="00735B2E" w:rsidP="002C715B">
            <w:pPr>
              <w:jc w:val="center"/>
            </w:pPr>
            <w:r>
              <w:t>X</w:t>
            </w:r>
          </w:p>
        </w:tc>
        <w:tc>
          <w:tcPr>
            <w:tcW w:w="1059" w:type="dxa"/>
          </w:tcPr>
          <w:p w14:paraId="3CF91A82" w14:textId="77777777" w:rsidR="00735B2E" w:rsidRPr="006722E1" w:rsidRDefault="00735B2E" w:rsidP="002C715B">
            <w:pPr>
              <w:jc w:val="center"/>
            </w:pPr>
          </w:p>
        </w:tc>
      </w:tr>
      <w:tr w:rsidR="00735B2E" w:rsidRPr="006722E1" w14:paraId="325E1C86" w14:textId="77777777" w:rsidTr="006722E1">
        <w:trPr>
          <w:trHeight w:val="292"/>
        </w:trPr>
        <w:tc>
          <w:tcPr>
            <w:tcW w:w="4680" w:type="dxa"/>
            <w:shd w:val="pct15" w:color="auto" w:fill="auto"/>
          </w:tcPr>
          <w:p w14:paraId="6F986FD4" w14:textId="77777777" w:rsidR="00735B2E" w:rsidRPr="006722E1" w:rsidRDefault="00735B2E" w:rsidP="00257429">
            <w:r>
              <w:t>Gratuito</w:t>
            </w:r>
          </w:p>
        </w:tc>
        <w:tc>
          <w:tcPr>
            <w:tcW w:w="1088" w:type="dxa"/>
          </w:tcPr>
          <w:p w14:paraId="46071020" w14:textId="77777777" w:rsidR="00735B2E" w:rsidRPr="006722E1" w:rsidRDefault="00735B2E" w:rsidP="002C715B">
            <w:pPr>
              <w:jc w:val="center"/>
            </w:pPr>
            <w:r>
              <w:t>X</w:t>
            </w:r>
          </w:p>
        </w:tc>
        <w:tc>
          <w:tcPr>
            <w:tcW w:w="1059" w:type="dxa"/>
          </w:tcPr>
          <w:p w14:paraId="18027C0F" w14:textId="77777777" w:rsidR="00735B2E" w:rsidRPr="006722E1" w:rsidRDefault="00735B2E" w:rsidP="002C715B">
            <w:pPr>
              <w:jc w:val="center"/>
            </w:pPr>
          </w:p>
        </w:tc>
      </w:tr>
      <w:tr w:rsidR="00735B2E" w:rsidRPr="006722E1" w14:paraId="56EF17F0" w14:textId="77777777" w:rsidTr="006722E1">
        <w:trPr>
          <w:trHeight w:val="292"/>
        </w:trPr>
        <w:tc>
          <w:tcPr>
            <w:tcW w:w="4680" w:type="dxa"/>
            <w:shd w:val="pct15" w:color="auto" w:fill="auto"/>
          </w:tcPr>
          <w:p w14:paraId="5F7908AF" w14:textId="77777777" w:rsidR="00735B2E" w:rsidRPr="006722E1" w:rsidRDefault="00735B2E" w:rsidP="00257429">
            <w:r>
              <w:t>Open-</w:t>
            </w:r>
            <w:proofErr w:type="spellStart"/>
            <w:r>
              <w:t>source</w:t>
            </w:r>
            <w:proofErr w:type="spellEnd"/>
          </w:p>
        </w:tc>
        <w:tc>
          <w:tcPr>
            <w:tcW w:w="1088" w:type="dxa"/>
          </w:tcPr>
          <w:p w14:paraId="414F10C5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11431E53" w14:textId="77777777" w:rsidR="00735B2E" w:rsidRPr="006722E1" w:rsidRDefault="00735B2E" w:rsidP="002C715B">
            <w:pPr>
              <w:jc w:val="center"/>
            </w:pPr>
            <w:r>
              <w:t>X</w:t>
            </w:r>
          </w:p>
        </w:tc>
      </w:tr>
      <w:tr w:rsidR="00735B2E" w:rsidRPr="006722E1" w14:paraId="54FBA19E" w14:textId="77777777" w:rsidTr="006722E1">
        <w:trPr>
          <w:trHeight w:val="281"/>
        </w:trPr>
        <w:tc>
          <w:tcPr>
            <w:tcW w:w="4680" w:type="dxa"/>
            <w:shd w:val="pct15" w:color="auto" w:fill="auto"/>
          </w:tcPr>
          <w:p w14:paraId="2D763E76" w14:textId="77777777" w:rsidR="00735B2E" w:rsidRPr="006722E1" w:rsidRDefault="00735B2E" w:rsidP="00257429">
            <w:r>
              <w:t>Registo de utilizadores</w:t>
            </w:r>
          </w:p>
        </w:tc>
        <w:tc>
          <w:tcPr>
            <w:tcW w:w="1088" w:type="dxa"/>
          </w:tcPr>
          <w:p w14:paraId="2C46FA67" w14:textId="77777777" w:rsidR="00735B2E" w:rsidRPr="006722E1" w:rsidRDefault="00735B2E" w:rsidP="002C715B">
            <w:pPr>
              <w:jc w:val="center"/>
            </w:pPr>
            <w:r>
              <w:t>X</w:t>
            </w:r>
          </w:p>
        </w:tc>
        <w:tc>
          <w:tcPr>
            <w:tcW w:w="1059" w:type="dxa"/>
          </w:tcPr>
          <w:p w14:paraId="3A010A79" w14:textId="77777777" w:rsidR="00735B2E" w:rsidRPr="006722E1" w:rsidRDefault="00735B2E" w:rsidP="002C715B">
            <w:pPr>
              <w:jc w:val="center"/>
            </w:pPr>
          </w:p>
        </w:tc>
      </w:tr>
      <w:tr w:rsidR="00735B2E" w:rsidRPr="006722E1" w14:paraId="4FC81E11" w14:textId="77777777" w:rsidTr="006722E1">
        <w:trPr>
          <w:trHeight w:val="292"/>
        </w:trPr>
        <w:tc>
          <w:tcPr>
            <w:tcW w:w="4680" w:type="dxa"/>
            <w:shd w:val="pct15" w:color="auto" w:fill="auto"/>
          </w:tcPr>
          <w:p w14:paraId="5474062F" w14:textId="77777777" w:rsidR="00735B2E" w:rsidRPr="006722E1" w:rsidRDefault="00735B2E" w:rsidP="00257429">
            <w:r>
              <w:t>Duplicação de ofertas a longo prazo</w:t>
            </w:r>
          </w:p>
        </w:tc>
        <w:tc>
          <w:tcPr>
            <w:tcW w:w="1088" w:type="dxa"/>
          </w:tcPr>
          <w:p w14:paraId="021E2679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59B6AAED" w14:textId="77777777" w:rsidR="00735B2E" w:rsidRPr="006722E1" w:rsidRDefault="00735B2E" w:rsidP="002C715B">
            <w:pPr>
              <w:jc w:val="center"/>
            </w:pPr>
            <w:r>
              <w:t>X</w:t>
            </w:r>
          </w:p>
        </w:tc>
      </w:tr>
      <w:tr w:rsidR="00735B2E" w:rsidRPr="006722E1" w14:paraId="0C5F17D0" w14:textId="77777777" w:rsidTr="006722E1">
        <w:trPr>
          <w:trHeight w:val="292"/>
        </w:trPr>
        <w:tc>
          <w:tcPr>
            <w:tcW w:w="4680" w:type="dxa"/>
            <w:shd w:val="pct15" w:color="auto" w:fill="auto"/>
          </w:tcPr>
          <w:p w14:paraId="4B364618" w14:textId="77777777" w:rsidR="00735B2E" w:rsidRPr="006722E1" w:rsidRDefault="00735B2E" w:rsidP="00257429">
            <w:r>
              <w:t>Editar ofertas depois de anunciadas</w:t>
            </w:r>
          </w:p>
        </w:tc>
        <w:tc>
          <w:tcPr>
            <w:tcW w:w="1088" w:type="dxa"/>
          </w:tcPr>
          <w:p w14:paraId="7C2BF157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3CD682A7" w14:textId="77777777" w:rsidR="00735B2E" w:rsidRPr="006722E1" w:rsidRDefault="00735B2E" w:rsidP="002C715B">
            <w:pPr>
              <w:jc w:val="center"/>
            </w:pPr>
            <w:r w:rsidRPr="006722E1">
              <w:t>X</w:t>
            </w:r>
          </w:p>
        </w:tc>
      </w:tr>
      <w:tr w:rsidR="00735B2E" w:rsidRPr="006722E1" w14:paraId="5044F78C" w14:textId="77777777" w:rsidTr="006722E1">
        <w:trPr>
          <w:trHeight w:val="281"/>
        </w:trPr>
        <w:tc>
          <w:tcPr>
            <w:tcW w:w="4680" w:type="dxa"/>
            <w:shd w:val="pct15" w:color="auto" w:fill="auto"/>
          </w:tcPr>
          <w:p w14:paraId="3721438E" w14:textId="77777777" w:rsidR="00735B2E" w:rsidRPr="006722E1" w:rsidRDefault="00735B2E" w:rsidP="00257429">
            <w:r>
              <w:t>Criação de mapas de boleias</w:t>
            </w:r>
          </w:p>
        </w:tc>
        <w:tc>
          <w:tcPr>
            <w:tcW w:w="1088" w:type="dxa"/>
          </w:tcPr>
          <w:p w14:paraId="122972E2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5B2908D7" w14:textId="77777777" w:rsidR="00735B2E" w:rsidRPr="006722E1" w:rsidRDefault="00735B2E" w:rsidP="002C715B">
            <w:pPr>
              <w:jc w:val="center"/>
            </w:pPr>
            <w:r w:rsidRPr="006722E1">
              <w:t>X</w:t>
            </w:r>
          </w:p>
        </w:tc>
      </w:tr>
      <w:tr w:rsidR="00735B2E" w:rsidRPr="006722E1" w14:paraId="7C59DAF5" w14:textId="77777777" w:rsidTr="006722E1">
        <w:trPr>
          <w:trHeight w:val="292"/>
        </w:trPr>
        <w:tc>
          <w:tcPr>
            <w:tcW w:w="4680" w:type="dxa"/>
            <w:shd w:val="pct15" w:color="auto" w:fill="auto"/>
          </w:tcPr>
          <w:p w14:paraId="00D98EBA" w14:textId="77777777" w:rsidR="00735B2E" w:rsidRPr="006722E1" w:rsidRDefault="00735B2E" w:rsidP="00257429">
            <w:r>
              <w:t>Duplicação de pedidos</w:t>
            </w:r>
          </w:p>
        </w:tc>
        <w:tc>
          <w:tcPr>
            <w:tcW w:w="1088" w:type="dxa"/>
          </w:tcPr>
          <w:p w14:paraId="35453962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3BB726D7" w14:textId="77777777" w:rsidR="00735B2E" w:rsidRPr="006722E1" w:rsidRDefault="00735B2E" w:rsidP="002C715B">
            <w:pPr>
              <w:jc w:val="center"/>
            </w:pPr>
            <w:r>
              <w:t>X</w:t>
            </w:r>
          </w:p>
        </w:tc>
      </w:tr>
      <w:tr w:rsidR="00735B2E" w:rsidRPr="006722E1" w14:paraId="5B798B43" w14:textId="77777777" w:rsidTr="006722E1">
        <w:trPr>
          <w:trHeight w:val="292"/>
        </w:trPr>
        <w:tc>
          <w:tcPr>
            <w:tcW w:w="4680" w:type="dxa"/>
            <w:shd w:val="pct15" w:color="auto" w:fill="auto"/>
          </w:tcPr>
          <w:p w14:paraId="1E31F13A" w14:textId="77777777" w:rsidR="00735B2E" w:rsidRPr="006722E1" w:rsidRDefault="00735B2E" w:rsidP="00257429">
            <w:r>
              <w:t>Reserva de viagens a longo prazo</w:t>
            </w:r>
          </w:p>
        </w:tc>
        <w:tc>
          <w:tcPr>
            <w:tcW w:w="1088" w:type="dxa"/>
          </w:tcPr>
          <w:p w14:paraId="7CFFFA3C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032FCA89" w14:textId="77777777" w:rsidR="00735B2E" w:rsidRPr="006722E1" w:rsidRDefault="00735B2E" w:rsidP="002C715B">
            <w:pPr>
              <w:jc w:val="center"/>
            </w:pPr>
            <w:r w:rsidRPr="006722E1">
              <w:t>X</w:t>
            </w:r>
          </w:p>
        </w:tc>
      </w:tr>
      <w:tr w:rsidR="00735B2E" w:rsidRPr="006722E1" w14:paraId="73E91C01" w14:textId="77777777" w:rsidTr="006722E1">
        <w:trPr>
          <w:trHeight w:val="292"/>
        </w:trPr>
        <w:tc>
          <w:tcPr>
            <w:tcW w:w="4680" w:type="dxa"/>
            <w:shd w:val="pct15" w:color="auto" w:fill="auto"/>
          </w:tcPr>
          <w:p w14:paraId="60E06A99" w14:textId="77777777" w:rsidR="00735B2E" w:rsidRPr="006722E1" w:rsidRDefault="00735B2E" w:rsidP="00257429">
            <w:r>
              <w:t>Aplicação móvel</w:t>
            </w:r>
          </w:p>
        </w:tc>
        <w:tc>
          <w:tcPr>
            <w:tcW w:w="1088" w:type="dxa"/>
          </w:tcPr>
          <w:p w14:paraId="1C665796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1D3ACD77" w14:textId="77777777" w:rsidR="00735B2E" w:rsidRPr="006722E1" w:rsidRDefault="00735B2E" w:rsidP="002C715B">
            <w:pPr>
              <w:jc w:val="center"/>
            </w:pPr>
            <w:r w:rsidRPr="006722E1">
              <w:t>X</w:t>
            </w:r>
          </w:p>
        </w:tc>
      </w:tr>
    </w:tbl>
    <w:p w14:paraId="50E44108" w14:textId="77777777" w:rsidR="000A587E" w:rsidRDefault="000A587E" w:rsidP="00257429">
      <w:pPr>
        <w:pStyle w:val="Caption"/>
      </w:pPr>
      <w:bookmarkStart w:id="206" w:name="_Toc435778857"/>
      <w:r>
        <w:t xml:space="preserve">Tabela </w:t>
      </w:r>
      <w:fldSimple w:instr=" SEQ Tabela \* ARABIC ">
        <w:r w:rsidR="00B27109">
          <w:rPr>
            <w:noProof/>
          </w:rPr>
          <w:t>2</w:t>
        </w:r>
      </w:fldSimple>
      <w:r>
        <w:t xml:space="preserve"> - Funcionalidades de boleia.net</w:t>
      </w:r>
      <w:bookmarkEnd w:id="206"/>
      <w:r>
        <w:t xml:space="preserve"> </w:t>
      </w:r>
    </w:p>
    <w:p w14:paraId="5F9FB4AF" w14:textId="77777777" w:rsidR="00DB2B15" w:rsidRPr="000C0B95" w:rsidRDefault="000C0B95" w:rsidP="00257429">
      <w:r>
        <w:br w:type="page"/>
      </w:r>
    </w:p>
    <w:p w14:paraId="0CE3832E" w14:textId="77777777" w:rsidR="00DB2B15" w:rsidRPr="00B83CC1" w:rsidRDefault="00D67348" w:rsidP="00257429">
      <w:pPr>
        <w:pStyle w:val="Heading3"/>
      </w:pPr>
      <w:bookmarkStart w:id="207" w:name="_Toc434846628"/>
      <w:bookmarkStart w:id="208" w:name="_Toc435806802"/>
      <w:r>
        <w:lastRenderedPageBreak/>
        <w:t>Pendura.pt</w:t>
      </w:r>
      <w:bookmarkEnd w:id="207"/>
      <w:bookmarkEnd w:id="208"/>
    </w:p>
    <w:p w14:paraId="0F2C3AE1" w14:textId="77777777" w:rsidR="009B2EE7" w:rsidRDefault="00F22434" w:rsidP="00257429">
      <w:r>
        <w:t>Pendura.pt</w:t>
      </w:r>
      <w:r w:rsidR="00B45368">
        <w:t xml:space="preserve"> </w:t>
      </w:r>
      <w:r w:rsidR="00EB1E68">
        <w:t>(www.pendura.pt)</w:t>
      </w:r>
      <w:r w:rsidR="008C25FF">
        <w:t xml:space="preserve"> </w:t>
      </w:r>
      <w:r w:rsidR="003A706C">
        <w:t xml:space="preserve">é uma plataforma mais simples que as anteriores. </w:t>
      </w:r>
      <w:r w:rsidR="00FF595B">
        <w:t xml:space="preserve">O </w:t>
      </w:r>
      <w:r w:rsidR="00083E63">
        <w:t>utilizador (</w:t>
      </w:r>
      <w:r w:rsidR="00FF595B">
        <w:t xml:space="preserve">quer seja condutor ou passageiro) coloca um anúncio na aplicação juntamente com o seu contacto. O utilizador é posteriormente contactado pelos interessados que negociam os detalhes da boleia e do pagamento. Não existe </w:t>
      </w:r>
      <w:r w:rsidR="00F720F6">
        <w:t xml:space="preserve">nenhum tipo de </w:t>
      </w:r>
      <w:r w:rsidR="00FF595B">
        <w:t>avaliação dos condutores</w:t>
      </w:r>
      <w:r w:rsidR="00F720F6">
        <w:t xml:space="preserve"> nem interação com as redes sociais.</w:t>
      </w:r>
    </w:p>
    <w:p w14:paraId="2EDB81F0" w14:textId="77777777" w:rsidR="009B2EE7" w:rsidRPr="009B2EE7" w:rsidRDefault="009B2EE7" w:rsidP="00257429">
      <w:r>
        <w:t>Na tabela seguinte</w:t>
      </w:r>
      <w:r w:rsidR="004D09C5">
        <w:t xml:space="preserve"> (Tabela 3)</w:t>
      </w:r>
      <w:r>
        <w:t>, estã</w:t>
      </w:r>
      <w:r w:rsidR="00B45368">
        <w:t xml:space="preserve">o descritas as funcionalidades </w:t>
      </w:r>
      <w:r>
        <w:t>da aplicação Pendura.pt: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80"/>
        <w:gridCol w:w="1088"/>
        <w:gridCol w:w="1059"/>
      </w:tblGrid>
      <w:tr w:rsidR="00726AE2" w:rsidRPr="006722E1" w14:paraId="3CDBA9D9" w14:textId="77777777" w:rsidTr="00A118AD">
        <w:trPr>
          <w:trHeight w:val="292"/>
        </w:trPr>
        <w:tc>
          <w:tcPr>
            <w:tcW w:w="4680" w:type="dxa"/>
            <w:tcBorders>
              <w:bottom w:val="single" w:sz="4" w:space="0" w:color="auto"/>
            </w:tcBorders>
            <w:shd w:val="pct15" w:color="auto" w:fill="auto"/>
          </w:tcPr>
          <w:p w14:paraId="36149081" w14:textId="77777777" w:rsidR="00726AE2" w:rsidRPr="002C715B" w:rsidRDefault="00726AE2" w:rsidP="002C715B">
            <w:pPr>
              <w:jc w:val="center"/>
              <w:rPr>
                <w:b/>
              </w:rPr>
            </w:pPr>
            <w:r w:rsidRPr="002C715B">
              <w:rPr>
                <w:b/>
              </w:rPr>
              <w:t>Funcionalidade</w:t>
            </w:r>
          </w:p>
        </w:tc>
        <w:tc>
          <w:tcPr>
            <w:tcW w:w="1088" w:type="dxa"/>
            <w:shd w:val="pct15" w:color="auto" w:fill="auto"/>
          </w:tcPr>
          <w:p w14:paraId="4DF8872B" w14:textId="77777777" w:rsidR="00726AE2" w:rsidRPr="002C715B" w:rsidRDefault="00726AE2" w:rsidP="002C715B">
            <w:pPr>
              <w:jc w:val="center"/>
              <w:rPr>
                <w:b/>
              </w:rPr>
            </w:pPr>
            <w:r w:rsidRPr="002C715B">
              <w:rPr>
                <w:b/>
              </w:rPr>
              <w:t>Sim</w:t>
            </w:r>
          </w:p>
        </w:tc>
        <w:tc>
          <w:tcPr>
            <w:tcW w:w="1059" w:type="dxa"/>
            <w:shd w:val="pct15" w:color="auto" w:fill="auto"/>
          </w:tcPr>
          <w:p w14:paraId="52666273" w14:textId="77777777" w:rsidR="00726AE2" w:rsidRPr="002C715B" w:rsidRDefault="00726AE2" w:rsidP="002C715B">
            <w:pPr>
              <w:jc w:val="center"/>
              <w:rPr>
                <w:b/>
              </w:rPr>
            </w:pPr>
            <w:r w:rsidRPr="002C715B">
              <w:rPr>
                <w:b/>
              </w:rPr>
              <w:t>Não</w:t>
            </w:r>
          </w:p>
        </w:tc>
      </w:tr>
      <w:tr w:rsidR="00735B2E" w:rsidRPr="006722E1" w14:paraId="47B67947" w14:textId="77777777" w:rsidTr="00A118AD">
        <w:trPr>
          <w:trHeight w:val="281"/>
        </w:trPr>
        <w:tc>
          <w:tcPr>
            <w:tcW w:w="4680" w:type="dxa"/>
            <w:shd w:val="pct15" w:color="auto" w:fill="auto"/>
          </w:tcPr>
          <w:p w14:paraId="520FBC07" w14:textId="77777777" w:rsidR="00735B2E" w:rsidRPr="006722E1" w:rsidRDefault="00735B2E" w:rsidP="00257429">
            <w:r>
              <w:t>Responsivo</w:t>
            </w:r>
          </w:p>
        </w:tc>
        <w:tc>
          <w:tcPr>
            <w:tcW w:w="1088" w:type="dxa"/>
          </w:tcPr>
          <w:p w14:paraId="40AD3C59" w14:textId="77777777" w:rsidR="00735B2E" w:rsidRPr="006722E1" w:rsidRDefault="00735B2E" w:rsidP="002C715B">
            <w:pPr>
              <w:jc w:val="center"/>
            </w:pPr>
            <w:r>
              <w:t>X</w:t>
            </w:r>
          </w:p>
        </w:tc>
        <w:tc>
          <w:tcPr>
            <w:tcW w:w="1059" w:type="dxa"/>
          </w:tcPr>
          <w:p w14:paraId="50F0FA13" w14:textId="77777777" w:rsidR="00735B2E" w:rsidRPr="006722E1" w:rsidRDefault="00735B2E" w:rsidP="002C715B">
            <w:pPr>
              <w:jc w:val="center"/>
            </w:pPr>
          </w:p>
        </w:tc>
      </w:tr>
      <w:tr w:rsidR="00735B2E" w:rsidRPr="006722E1" w14:paraId="6C5E685B" w14:textId="77777777" w:rsidTr="00A118AD">
        <w:trPr>
          <w:trHeight w:val="292"/>
        </w:trPr>
        <w:tc>
          <w:tcPr>
            <w:tcW w:w="4680" w:type="dxa"/>
            <w:shd w:val="pct15" w:color="auto" w:fill="auto"/>
          </w:tcPr>
          <w:p w14:paraId="3E57727C" w14:textId="77777777" w:rsidR="00735B2E" w:rsidRPr="006722E1" w:rsidRDefault="00735B2E" w:rsidP="00257429">
            <w:r>
              <w:t>Gratuito</w:t>
            </w:r>
          </w:p>
        </w:tc>
        <w:tc>
          <w:tcPr>
            <w:tcW w:w="1088" w:type="dxa"/>
          </w:tcPr>
          <w:p w14:paraId="3BCFC2C8" w14:textId="77777777" w:rsidR="00735B2E" w:rsidRPr="006722E1" w:rsidRDefault="00735B2E" w:rsidP="002C715B">
            <w:pPr>
              <w:jc w:val="center"/>
            </w:pPr>
            <w:r>
              <w:t>X</w:t>
            </w:r>
          </w:p>
        </w:tc>
        <w:tc>
          <w:tcPr>
            <w:tcW w:w="1059" w:type="dxa"/>
          </w:tcPr>
          <w:p w14:paraId="2C70544A" w14:textId="77777777" w:rsidR="00735B2E" w:rsidRPr="006722E1" w:rsidRDefault="00735B2E" w:rsidP="002C715B">
            <w:pPr>
              <w:jc w:val="center"/>
            </w:pPr>
          </w:p>
        </w:tc>
      </w:tr>
      <w:tr w:rsidR="00735B2E" w:rsidRPr="006722E1" w14:paraId="0EA6829D" w14:textId="77777777" w:rsidTr="00A118AD">
        <w:trPr>
          <w:trHeight w:val="292"/>
        </w:trPr>
        <w:tc>
          <w:tcPr>
            <w:tcW w:w="4680" w:type="dxa"/>
            <w:shd w:val="pct15" w:color="auto" w:fill="auto"/>
          </w:tcPr>
          <w:p w14:paraId="7CD66437" w14:textId="77777777" w:rsidR="00735B2E" w:rsidRPr="006722E1" w:rsidRDefault="00735B2E" w:rsidP="00257429">
            <w:r>
              <w:t>Open-</w:t>
            </w:r>
            <w:proofErr w:type="spellStart"/>
            <w:r>
              <w:t>source</w:t>
            </w:r>
            <w:proofErr w:type="spellEnd"/>
          </w:p>
        </w:tc>
        <w:tc>
          <w:tcPr>
            <w:tcW w:w="1088" w:type="dxa"/>
          </w:tcPr>
          <w:p w14:paraId="47CF873E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7F8439B3" w14:textId="77777777" w:rsidR="00735B2E" w:rsidRPr="006722E1" w:rsidRDefault="00735B2E" w:rsidP="002C715B">
            <w:pPr>
              <w:jc w:val="center"/>
            </w:pPr>
            <w:r>
              <w:t>X</w:t>
            </w:r>
          </w:p>
        </w:tc>
      </w:tr>
      <w:tr w:rsidR="00735B2E" w:rsidRPr="006722E1" w14:paraId="52DA2B31" w14:textId="77777777" w:rsidTr="00A118AD">
        <w:trPr>
          <w:trHeight w:val="281"/>
        </w:trPr>
        <w:tc>
          <w:tcPr>
            <w:tcW w:w="4680" w:type="dxa"/>
            <w:shd w:val="pct15" w:color="auto" w:fill="auto"/>
          </w:tcPr>
          <w:p w14:paraId="24ED7ACF" w14:textId="77777777" w:rsidR="00735B2E" w:rsidRPr="006722E1" w:rsidRDefault="00735B2E" w:rsidP="00257429">
            <w:r>
              <w:t>Registo de utilizadores</w:t>
            </w:r>
          </w:p>
        </w:tc>
        <w:tc>
          <w:tcPr>
            <w:tcW w:w="1088" w:type="dxa"/>
          </w:tcPr>
          <w:p w14:paraId="458D0C66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4F217D8B" w14:textId="77777777" w:rsidR="00735B2E" w:rsidRPr="006722E1" w:rsidRDefault="00735B2E" w:rsidP="002C715B">
            <w:pPr>
              <w:jc w:val="center"/>
            </w:pPr>
            <w:r w:rsidRPr="006722E1">
              <w:t>X</w:t>
            </w:r>
          </w:p>
        </w:tc>
      </w:tr>
      <w:tr w:rsidR="00735B2E" w:rsidRPr="006722E1" w14:paraId="0603E6B2" w14:textId="77777777" w:rsidTr="00A118AD">
        <w:trPr>
          <w:trHeight w:val="292"/>
        </w:trPr>
        <w:tc>
          <w:tcPr>
            <w:tcW w:w="4680" w:type="dxa"/>
            <w:shd w:val="pct15" w:color="auto" w:fill="auto"/>
          </w:tcPr>
          <w:p w14:paraId="16B7CDA5" w14:textId="77777777" w:rsidR="00735B2E" w:rsidRPr="006722E1" w:rsidRDefault="00735B2E" w:rsidP="00257429">
            <w:r>
              <w:t>Duplicação de ofertas a longo prazo</w:t>
            </w:r>
          </w:p>
        </w:tc>
        <w:tc>
          <w:tcPr>
            <w:tcW w:w="1088" w:type="dxa"/>
          </w:tcPr>
          <w:p w14:paraId="2458FA6D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048BE604" w14:textId="77777777" w:rsidR="00735B2E" w:rsidRPr="006722E1" w:rsidRDefault="00735B2E" w:rsidP="002C715B">
            <w:pPr>
              <w:jc w:val="center"/>
            </w:pPr>
            <w:r>
              <w:t>X</w:t>
            </w:r>
          </w:p>
        </w:tc>
      </w:tr>
      <w:tr w:rsidR="00735B2E" w:rsidRPr="006722E1" w14:paraId="4BF3E1EF" w14:textId="77777777" w:rsidTr="00A118AD">
        <w:trPr>
          <w:trHeight w:val="292"/>
        </w:trPr>
        <w:tc>
          <w:tcPr>
            <w:tcW w:w="4680" w:type="dxa"/>
            <w:shd w:val="pct15" w:color="auto" w:fill="auto"/>
          </w:tcPr>
          <w:p w14:paraId="5EB5F9D4" w14:textId="77777777" w:rsidR="00735B2E" w:rsidRPr="006722E1" w:rsidRDefault="00735B2E" w:rsidP="00257429">
            <w:r>
              <w:t>Editar ofertas depois de anunciadas</w:t>
            </w:r>
          </w:p>
        </w:tc>
        <w:tc>
          <w:tcPr>
            <w:tcW w:w="1088" w:type="dxa"/>
          </w:tcPr>
          <w:p w14:paraId="063E1894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1741A216" w14:textId="77777777" w:rsidR="00735B2E" w:rsidRPr="006722E1" w:rsidRDefault="00735B2E" w:rsidP="002C715B">
            <w:pPr>
              <w:jc w:val="center"/>
            </w:pPr>
            <w:r w:rsidRPr="006722E1">
              <w:t>X</w:t>
            </w:r>
          </w:p>
        </w:tc>
      </w:tr>
      <w:tr w:rsidR="00735B2E" w:rsidRPr="006722E1" w14:paraId="56E7325D" w14:textId="77777777" w:rsidTr="00A118AD">
        <w:trPr>
          <w:trHeight w:val="281"/>
        </w:trPr>
        <w:tc>
          <w:tcPr>
            <w:tcW w:w="4680" w:type="dxa"/>
            <w:shd w:val="pct15" w:color="auto" w:fill="auto"/>
          </w:tcPr>
          <w:p w14:paraId="662F73A6" w14:textId="77777777" w:rsidR="00735B2E" w:rsidRPr="006722E1" w:rsidRDefault="00735B2E" w:rsidP="00257429">
            <w:r>
              <w:t>Criação de mapas de boleias</w:t>
            </w:r>
          </w:p>
        </w:tc>
        <w:tc>
          <w:tcPr>
            <w:tcW w:w="1088" w:type="dxa"/>
          </w:tcPr>
          <w:p w14:paraId="4574A1BD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266DA1DC" w14:textId="77777777" w:rsidR="00735B2E" w:rsidRPr="006722E1" w:rsidRDefault="00735B2E" w:rsidP="002C715B">
            <w:pPr>
              <w:jc w:val="center"/>
            </w:pPr>
            <w:r w:rsidRPr="006722E1">
              <w:t>X</w:t>
            </w:r>
          </w:p>
        </w:tc>
      </w:tr>
      <w:tr w:rsidR="00735B2E" w:rsidRPr="006722E1" w14:paraId="55A2F7CA" w14:textId="77777777" w:rsidTr="00A118AD">
        <w:trPr>
          <w:trHeight w:val="292"/>
        </w:trPr>
        <w:tc>
          <w:tcPr>
            <w:tcW w:w="4680" w:type="dxa"/>
            <w:shd w:val="pct15" w:color="auto" w:fill="auto"/>
          </w:tcPr>
          <w:p w14:paraId="7E83F186" w14:textId="77777777" w:rsidR="00735B2E" w:rsidRPr="006722E1" w:rsidRDefault="00735B2E" w:rsidP="00257429">
            <w:r>
              <w:t>Duplicação de pedidos</w:t>
            </w:r>
          </w:p>
        </w:tc>
        <w:tc>
          <w:tcPr>
            <w:tcW w:w="1088" w:type="dxa"/>
          </w:tcPr>
          <w:p w14:paraId="26D5966B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6AF860B5" w14:textId="77777777" w:rsidR="00735B2E" w:rsidRPr="006722E1" w:rsidRDefault="00735B2E" w:rsidP="002C715B">
            <w:pPr>
              <w:jc w:val="center"/>
            </w:pPr>
            <w:r>
              <w:t>X</w:t>
            </w:r>
          </w:p>
        </w:tc>
      </w:tr>
      <w:tr w:rsidR="00735B2E" w:rsidRPr="006722E1" w14:paraId="449FC5E7" w14:textId="77777777" w:rsidTr="00A118AD">
        <w:trPr>
          <w:trHeight w:val="292"/>
        </w:trPr>
        <w:tc>
          <w:tcPr>
            <w:tcW w:w="4680" w:type="dxa"/>
            <w:shd w:val="pct15" w:color="auto" w:fill="auto"/>
          </w:tcPr>
          <w:p w14:paraId="6808D9EC" w14:textId="77777777" w:rsidR="00735B2E" w:rsidRPr="006722E1" w:rsidRDefault="00735B2E" w:rsidP="00257429">
            <w:r>
              <w:t>Reserva de viagens a longo prazo</w:t>
            </w:r>
          </w:p>
        </w:tc>
        <w:tc>
          <w:tcPr>
            <w:tcW w:w="1088" w:type="dxa"/>
          </w:tcPr>
          <w:p w14:paraId="369D0EE6" w14:textId="77777777" w:rsidR="00735B2E" w:rsidRPr="006722E1" w:rsidRDefault="00735B2E" w:rsidP="002C715B">
            <w:pPr>
              <w:jc w:val="center"/>
            </w:pPr>
          </w:p>
        </w:tc>
        <w:tc>
          <w:tcPr>
            <w:tcW w:w="1059" w:type="dxa"/>
          </w:tcPr>
          <w:p w14:paraId="42515111" w14:textId="77777777" w:rsidR="00735B2E" w:rsidRPr="006722E1" w:rsidRDefault="00735B2E" w:rsidP="002C715B">
            <w:pPr>
              <w:jc w:val="center"/>
            </w:pPr>
            <w:r w:rsidRPr="006722E1">
              <w:t>X</w:t>
            </w:r>
          </w:p>
        </w:tc>
      </w:tr>
      <w:tr w:rsidR="002D4573" w:rsidRPr="006722E1" w14:paraId="2F42F764" w14:textId="77777777" w:rsidTr="00A118AD">
        <w:trPr>
          <w:trHeight w:val="292"/>
        </w:trPr>
        <w:tc>
          <w:tcPr>
            <w:tcW w:w="4680" w:type="dxa"/>
            <w:shd w:val="pct15" w:color="auto" w:fill="auto"/>
          </w:tcPr>
          <w:p w14:paraId="407808C2" w14:textId="77777777" w:rsidR="002D4573" w:rsidRDefault="002D4573" w:rsidP="00257429">
            <w:r>
              <w:t>Aplicação móvel</w:t>
            </w:r>
          </w:p>
        </w:tc>
        <w:tc>
          <w:tcPr>
            <w:tcW w:w="1088" w:type="dxa"/>
          </w:tcPr>
          <w:p w14:paraId="57F4CC26" w14:textId="77777777" w:rsidR="002D4573" w:rsidRPr="006722E1" w:rsidRDefault="002D4573" w:rsidP="002C715B">
            <w:pPr>
              <w:jc w:val="center"/>
            </w:pPr>
          </w:p>
        </w:tc>
        <w:tc>
          <w:tcPr>
            <w:tcW w:w="1059" w:type="dxa"/>
          </w:tcPr>
          <w:p w14:paraId="6548A731" w14:textId="77777777" w:rsidR="002D4573" w:rsidRPr="006722E1" w:rsidRDefault="002D4573" w:rsidP="002C715B">
            <w:pPr>
              <w:jc w:val="center"/>
            </w:pPr>
            <w:r>
              <w:t>X</w:t>
            </w:r>
          </w:p>
        </w:tc>
      </w:tr>
    </w:tbl>
    <w:p w14:paraId="37198315" w14:textId="77777777" w:rsidR="00BF4046" w:rsidRDefault="000A587E" w:rsidP="00257429">
      <w:pPr>
        <w:pStyle w:val="Caption"/>
        <w:rPr>
          <w:sz w:val="24"/>
          <w:szCs w:val="24"/>
        </w:rPr>
      </w:pPr>
      <w:bookmarkStart w:id="209" w:name="_Toc435778858"/>
      <w:r>
        <w:t xml:space="preserve">Tabela </w:t>
      </w:r>
      <w:fldSimple w:instr=" SEQ Tabela \* ARABIC ">
        <w:r w:rsidR="00B27109">
          <w:rPr>
            <w:noProof/>
          </w:rPr>
          <w:t>3</w:t>
        </w:r>
      </w:fldSimple>
      <w:r>
        <w:t xml:space="preserve"> - Funcionalidade</w:t>
      </w:r>
      <w:r w:rsidR="00FA7D18">
        <w:t>s de pendura.pt</w:t>
      </w:r>
      <w:bookmarkEnd w:id="209"/>
      <w:r w:rsidR="00FA7D18">
        <w:t xml:space="preserve"> </w:t>
      </w:r>
    </w:p>
    <w:p w14:paraId="68C6889B" w14:textId="77777777" w:rsidR="000A587E" w:rsidRDefault="000A587E" w:rsidP="00257429"/>
    <w:p w14:paraId="23738331" w14:textId="77777777" w:rsidR="000A587E" w:rsidRPr="00BF4046" w:rsidRDefault="000A587E" w:rsidP="00257429"/>
    <w:p w14:paraId="217CC352" w14:textId="77777777" w:rsidR="0003345E" w:rsidRDefault="0003345E" w:rsidP="00257429"/>
    <w:p w14:paraId="4A5DF66F" w14:textId="77777777" w:rsidR="000C0B95" w:rsidRPr="00525E39" w:rsidRDefault="000C0B95" w:rsidP="00257429">
      <w:r>
        <w:br w:type="page"/>
      </w:r>
    </w:p>
    <w:p w14:paraId="11C3CB68" w14:textId="77777777" w:rsidR="0003345E" w:rsidRDefault="0003345E" w:rsidP="00257429">
      <w:pPr>
        <w:pStyle w:val="Heading4"/>
      </w:pPr>
      <w:r w:rsidRPr="005E7483">
        <w:lastRenderedPageBreak/>
        <w:t>Avaliação</w:t>
      </w:r>
      <w:r w:rsidR="000A587E" w:rsidRPr="00B83CC1">
        <w:t xml:space="preserve"> das aplicações</w:t>
      </w:r>
    </w:p>
    <w:p w14:paraId="1F5F0869" w14:textId="155A2738" w:rsidR="00FC5652" w:rsidRDefault="00FC5652" w:rsidP="00257429">
      <w:r w:rsidRPr="00257429">
        <w:t xml:space="preserve">A tabela a seguir </w:t>
      </w:r>
      <w:r w:rsidR="004D09C5" w:rsidRPr="00257429">
        <w:t xml:space="preserve">(Tabela 4) </w:t>
      </w:r>
      <w:r w:rsidRPr="00257429">
        <w:t>apresenta todas as funcionalidades das aplicações estudadas, comparando-as com a aplicação a ser desenvolvida</w:t>
      </w:r>
      <w:ins w:id="210" w:author="José Fonseca" w:date="2015-11-27T14:51:00Z">
        <w:r w:rsidR="00EF20BB">
          <w:t>, que se encontra na última coluna</w:t>
        </w:r>
      </w:ins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2"/>
        <w:gridCol w:w="1133"/>
        <w:gridCol w:w="1151"/>
        <w:gridCol w:w="1274"/>
        <w:gridCol w:w="1280"/>
      </w:tblGrid>
      <w:tr w:rsidR="00801BAA" w:rsidRPr="006722E1" w14:paraId="27D0CAC8" w14:textId="77777777" w:rsidTr="006B7D4A">
        <w:trPr>
          <w:trHeight w:val="292"/>
        </w:trPr>
        <w:tc>
          <w:tcPr>
            <w:tcW w:w="3162" w:type="dxa"/>
            <w:tcBorders>
              <w:bottom w:val="single" w:sz="4" w:space="0" w:color="auto"/>
            </w:tcBorders>
            <w:shd w:val="pct15" w:color="auto" w:fill="auto"/>
          </w:tcPr>
          <w:p w14:paraId="1BD25D64" w14:textId="77777777" w:rsidR="00801BAA" w:rsidRPr="00257429" w:rsidRDefault="00801BAA" w:rsidP="00257429">
            <w:pPr>
              <w:rPr>
                <w:b/>
              </w:rPr>
            </w:pPr>
            <w:r w:rsidRPr="00257429">
              <w:rPr>
                <w:b/>
              </w:rPr>
              <w:t>Funcionalidade</w:t>
            </w:r>
          </w:p>
        </w:tc>
        <w:tc>
          <w:tcPr>
            <w:tcW w:w="1133" w:type="dxa"/>
            <w:shd w:val="pct15" w:color="auto" w:fill="auto"/>
          </w:tcPr>
          <w:p w14:paraId="70559679" w14:textId="77777777" w:rsidR="00801BAA" w:rsidRPr="00257429" w:rsidRDefault="00801BAA" w:rsidP="00257429">
            <w:pPr>
              <w:rPr>
                <w:b/>
              </w:rPr>
            </w:pPr>
            <w:proofErr w:type="spellStart"/>
            <w:r w:rsidRPr="00257429">
              <w:rPr>
                <w:b/>
              </w:rPr>
              <w:t>Blablacar</w:t>
            </w:r>
            <w:proofErr w:type="spellEnd"/>
          </w:p>
        </w:tc>
        <w:tc>
          <w:tcPr>
            <w:tcW w:w="1151" w:type="dxa"/>
            <w:shd w:val="pct15" w:color="auto" w:fill="auto"/>
          </w:tcPr>
          <w:p w14:paraId="1E7A954C" w14:textId="77777777" w:rsidR="00801BAA" w:rsidRPr="00257429" w:rsidRDefault="00801BAA" w:rsidP="00257429">
            <w:pPr>
              <w:rPr>
                <w:b/>
              </w:rPr>
            </w:pPr>
            <w:r w:rsidRPr="00257429">
              <w:rPr>
                <w:b/>
              </w:rPr>
              <w:t>Boleia.net</w:t>
            </w:r>
          </w:p>
        </w:tc>
        <w:tc>
          <w:tcPr>
            <w:tcW w:w="1274" w:type="dxa"/>
            <w:shd w:val="pct15" w:color="auto" w:fill="auto"/>
          </w:tcPr>
          <w:p w14:paraId="5FBE4978" w14:textId="77777777" w:rsidR="00801BAA" w:rsidRPr="00257429" w:rsidRDefault="00801BAA" w:rsidP="00257429">
            <w:pPr>
              <w:rPr>
                <w:b/>
              </w:rPr>
            </w:pPr>
            <w:r w:rsidRPr="00257429">
              <w:rPr>
                <w:b/>
              </w:rPr>
              <w:t>Pendura.pt</w:t>
            </w:r>
          </w:p>
        </w:tc>
        <w:tc>
          <w:tcPr>
            <w:tcW w:w="1280" w:type="dxa"/>
            <w:shd w:val="pct15" w:color="auto" w:fill="auto"/>
          </w:tcPr>
          <w:p w14:paraId="221557AA" w14:textId="77777777" w:rsidR="00801BAA" w:rsidRPr="00257429" w:rsidRDefault="00801BAA" w:rsidP="00257429">
            <w:pPr>
              <w:rPr>
                <w:b/>
              </w:rPr>
            </w:pPr>
            <w:proofErr w:type="spellStart"/>
            <w:r w:rsidRPr="00257429">
              <w:rPr>
                <w:b/>
              </w:rPr>
              <w:t>Carpooling</w:t>
            </w:r>
            <w:proofErr w:type="spellEnd"/>
          </w:p>
        </w:tc>
      </w:tr>
      <w:tr w:rsidR="002D4573" w:rsidRPr="006722E1" w14:paraId="3E61C624" w14:textId="77777777" w:rsidTr="006B7D4A">
        <w:trPr>
          <w:trHeight w:val="281"/>
        </w:trPr>
        <w:tc>
          <w:tcPr>
            <w:tcW w:w="3162" w:type="dxa"/>
            <w:shd w:val="pct15" w:color="auto" w:fill="auto"/>
          </w:tcPr>
          <w:p w14:paraId="10003313" w14:textId="77777777" w:rsidR="002D4573" w:rsidRPr="006722E1" w:rsidRDefault="002D4573" w:rsidP="00257429">
            <w:r>
              <w:t>Responsivo</w:t>
            </w:r>
          </w:p>
        </w:tc>
        <w:tc>
          <w:tcPr>
            <w:tcW w:w="1133" w:type="dxa"/>
          </w:tcPr>
          <w:p w14:paraId="72B42043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  <w:tc>
          <w:tcPr>
            <w:tcW w:w="1151" w:type="dxa"/>
          </w:tcPr>
          <w:p w14:paraId="0346ABAC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  <w:tc>
          <w:tcPr>
            <w:tcW w:w="1274" w:type="dxa"/>
          </w:tcPr>
          <w:p w14:paraId="49348661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80" w:type="dxa"/>
          </w:tcPr>
          <w:p w14:paraId="7F14071C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</w:tr>
      <w:tr w:rsidR="002D4573" w:rsidRPr="006722E1" w14:paraId="50986FB2" w14:textId="77777777" w:rsidTr="006B7D4A">
        <w:trPr>
          <w:trHeight w:val="292"/>
        </w:trPr>
        <w:tc>
          <w:tcPr>
            <w:tcW w:w="3162" w:type="dxa"/>
            <w:shd w:val="pct15" w:color="auto" w:fill="auto"/>
          </w:tcPr>
          <w:p w14:paraId="47FB2E6A" w14:textId="77777777" w:rsidR="002D4573" w:rsidRPr="006722E1" w:rsidRDefault="002D4573" w:rsidP="00257429">
            <w:r>
              <w:t>Gratuito</w:t>
            </w:r>
          </w:p>
        </w:tc>
        <w:tc>
          <w:tcPr>
            <w:tcW w:w="1133" w:type="dxa"/>
          </w:tcPr>
          <w:p w14:paraId="0A308276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  <w:tc>
          <w:tcPr>
            <w:tcW w:w="1151" w:type="dxa"/>
          </w:tcPr>
          <w:p w14:paraId="02099634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  <w:tc>
          <w:tcPr>
            <w:tcW w:w="1274" w:type="dxa"/>
          </w:tcPr>
          <w:p w14:paraId="44D3F83F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  <w:tc>
          <w:tcPr>
            <w:tcW w:w="1280" w:type="dxa"/>
          </w:tcPr>
          <w:p w14:paraId="12E75AF0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</w:tr>
      <w:tr w:rsidR="002D4573" w:rsidRPr="006722E1" w14:paraId="3D9E4267" w14:textId="77777777" w:rsidTr="006B7D4A">
        <w:trPr>
          <w:trHeight w:val="292"/>
        </w:trPr>
        <w:tc>
          <w:tcPr>
            <w:tcW w:w="3162" w:type="dxa"/>
            <w:shd w:val="pct15" w:color="auto" w:fill="auto"/>
          </w:tcPr>
          <w:p w14:paraId="0301D696" w14:textId="77777777" w:rsidR="002D4573" w:rsidRPr="006722E1" w:rsidRDefault="002D4573" w:rsidP="00257429">
            <w:r>
              <w:t>Open-</w:t>
            </w:r>
            <w:proofErr w:type="spellStart"/>
            <w:r>
              <w:t>source</w:t>
            </w:r>
            <w:proofErr w:type="spellEnd"/>
          </w:p>
        </w:tc>
        <w:tc>
          <w:tcPr>
            <w:tcW w:w="1133" w:type="dxa"/>
          </w:tcPr>
          <w:p w14:paraId="7891E093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151" w:type="dxa"/>
          </w:tcPr>
          <w:p w14:paraId="0F616E6E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74" w:type="dxa"/>
          </w:tcPr>
          <w:p w14:paraId="27D6224B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80" w:type="dxa"/>
          </w:tcPr>
          <w:p w14:paraId="5CEE50CA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</w:tr>
      <w:tr w:rsidR="002D4573" w:rsidRPr="006722E1" w14:paraId="434D6C8E" w14:textId="77777777" w:rsidTr="006B7D4A">
        <w:trPr>
          <w:trHeight w:val="281"/>
        </w:trPr>
        <w:tc>
          <w:tcPr>
            <w:tcW w:w="3162" w:type="dxa"/>
            <w:shd w:val="pct15" w:color="auto" w:fill="auto"/>
          </w:tcPr>
          <w:p w14:paraId="7B664E45" w14:textId="77777777" w:rsidR="002D4573" w:rsidRPr="006722E1" w:rsidRDefault="002D4573" w:rsidP="00257429">
            <w:r>
              <w:t>Registo de utilizadores</w:t>
            </w:r>
          </w:p>
        </w:tc>
        <w:tc>
          <w:tcPr>
            <w:tcW w:w="1133" w:type="dxa"/>
          </w:tcPr>
          <w:p w14:paraId="1ED599A4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  <w:tc>
          <w:tcPr>
            <w:tcW w:w="1151" w:type="dxa"/>
          </w:tcPr>
          <w:p w14:paraId="0373E3B3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  <w:tc>
          <w:tcPr>
            <w:tcW w:w="1274" w:type="dxa"/>
          </w:tcPr>
          <w:p w14:paraId="0FF30992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80" w:type="dxa"/>
          </w:tcPr>
          <w:p w14:paraId="79C2DAB6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</w:tr>
      <w:tr w:rsidR="002D4573" w:rsidRPr="006722E1" w14:paraId="1FD315D2" w14:textId="77777777" w:rsidTr="006B7D4A">
        <w:trPr>
          <w:trHeight w:val="292"/>
        </w:trPr>
        <w:tc>
          <w:tcPr>
            <w:tcW w:w="3162" w:type="dxa"/>
            <w:shd w:val="pct15" w:color="auto" w:fill="auto"/>
          </w:tcPr>
          <w:p w14:paraId="0C4A67EB" w14:textId="77777777" w:rsidR="002D4573" w:rsidRPr="006722E1" w:rsidRDefault="002D4573" w:rsidP="00257429">
            <w:r>
              <w:t>Duplicação de ofertas a longo prazo</w:t>
            </w:r>
          </w:p>
        </w:tc>
        <w:tc>
          <w:tcPr>
            <w:tcW w:w="1133" w:type="dxa"/>
          </w:tcPr>
          <w:p w14:paraId="1D815E2B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151" w:type="dxa"/>
          </w:tcPr>
          <w:p w14:paraId="07064927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74" w:type="dxa"/>
          </w:tcPr>
          <w:p w14:paraId="1731131F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80" w:type="dxa"/>
          </w:tcPr>
          <w:p w14:paraId="50B73758" w14:textId="77777777" w:rsidR="002D4573" w:rsidRDefault="002D4573" w:rsidP="002C715B">
            <w:pPr>
              <w:jc w:val="center"/>
            </w:pPr>
            <w:r>
              <w:t>S</w:t>
            </w:r>
          </w:p>
        </w:tc>
      </w:tr>
      <w:tr w:rsidR="002D4573" w:rsidRPr="006722E1" w14:paraId="52481385" w14:textId="77777777" w:rsidTr="006B7D4A">
        <w:trPr>
          <w:trHeight w:val="292"/>
        </w:trPr>
        <w:tc>
          <w:tcPr>
            <w:tcW w:w="3162" w:type="dxa"/>
            <w:shd w:val="pct15" w:color="auto" w:fill="auto"/>
          </w:tcPr>
          <w:p w14:paraId="7FF8CD83" w14:textId="77777777" w:rsidR="002D4573" w:rsidRPr="006722E1" w:rsidRDefault="002D4573" w:rsidP="00257429">
            <w:r>
              <w:t>Editar ofertas depois de anunciadas</w:t>
            </w:r>
          </w:p>
        </w:tc>
        <w:tc>
          <w:tcPr>
            <w:tcW w:w="1133" w:type="dxa"/>
          </w:tcPr>
          <w:p w14:paraId="06F10B96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151" w:type="dxa"/>
          </w:tcPr>
          <w:p w14:paraId="685629AB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74" w:type="dxa"/>
          </w:tcPr>
          <w:p w14:paraId="4C897D75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80" w:type="dxa"/>
          </w:tcPr>
          <w:p w14:paraId="519EC067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</w:tr>
      <w:tr w:rsidR="002D4573" w:rsidRPr="006722E1" w14:paraId="01C664DB" w14:textId="77777777" w:rsidTr="006B7D4A">
        <w:trPr>
          <w:trHeight w:val="292"/>
        </w:trPr>
        <w:tc>
          <w:tcPr>
            <w:tcW w:w="3162" w:type="dxa"/>
            <w:shd w:val="pct15" w:color="auto" w:fill="auto"/>
          </w:tcPr>
          <w:p w14:paraId="3221C8EF" w14:textId="77777777" w:rsidR="002D4573" w:rsidRPr="006722E1" w:rsidRDefault="002D4573" w:rsidP="00257429">
            <w:r>
              <w:t>Criação de mapas de boleias</w:t>
            </w:r>
          </w:p>
        </w:tc>
        <w:tc>
          <w:tcPr>
            <w:tcW w:w="1133" w:type="dxa"/>
          </w:tcPr>
          <w:p w14:paraId="552636B7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151" w:type="dxa"/>
          </w:tcPr>
          <w:p w14:paraId="360DE5AB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74" w:type="dxa"/>
          </w:tcPr>
          <w:p w14:paraId="4E30AD22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80" w:type="dxa"/>
          </w:tcPr>
          <w:p w14:paraId="3C6ECD4A" w14:textId="77777777" w:rsidR="002D4573" w:rsidRDefault="002D4573" w:rsidP="002C715B">
            <w:pPr>
              <w:jc w:val="center"/>
            </w:pPr>
            <w:r>
              <w:t>S</w:t>
            </w:r>
          </w:p>
        </w:tc>
      </w:tr>
      <w:tr w:rsidR="002D4573" w:rsidRPr="006722E1" w14:paraId="1B760F86" w14:textId="77777777" w:rsidTr="006B7D4A">
        <w:trPr>
          <w:trHeight w:val="292"/>
        </w:trPr>
        <w:tc>
          <w:tcPr>
            <w:tcW w:w="3162" w:type="dxa"/>
            <w:shd w:val="pct15" w:color="auto" w:fill="auto"/>
          </w:tcPr>
          <w:p w14:paraId="3317D849" w14:textId="77777777" w:rsidR="002D4573" w:rsidRPr="006722E1" w:rsidRDefault="002D4573" w:rsidP="00257429">
            <w:r>
              <w:t>Duplicação de pedidos</w:t>
            </w:r>
          </w:p>
        </w:tc>
        <w:tc>
          <w:tcPr>
            <w:tcW w:w="1133" w:type="dxa"/>
          </w:tcPr>
          <w:p w14:paraId="34D1413D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151" w:type="dxa"/>
          </w:tcPr>
          <w:p w14:paraId="5AC08E09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74" w:type="dxa"/>
          </w:tcPr>
          <w:p w14:paraId="2815D70C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80" w:type="dxa"/>
          </w:tcPr>
          <w:p w14:paraId="68E7B0C9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</w:tr>
      <w:tr w:rsidR="002D4573" w:rsidRPr="006722E1" w14:paraId="07A8D570" w14:textId="77777777" w:rsidTr="006B7D4A">
        <w:trPr>
          <w:trHeight w:val="292"/>
        </w:trPr>
        <w:tc>
          <w:tcPr>
            <w:tcW w:w="3162" w:type="dxa"/>
            <w:shd w:val="pct15" w:color="auto" w:fill="auto"/>
          </w:tcPr>
          <w:p w14:paraId="1B3E4EDD" w14:textId="77777777" w:rsidR="002D4573" w:rsidRPr="006722E1" w:rsidRDefault="002D4573" w:rsidP="00257429">
            <w:r>
              <w:t>Reserva de viagens a longo prazo</w:t>
            </w:r>
          </w:p>
        </w:tc>
        <w:tc>
          <w:tcPr>
            <w:tcW w:w="1133" w:type="dxa"/>
          </w:tcPr>
          <w:p w14:paraId="40643D31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151" w:type="dxa"/>
          </w:tcPr>
          <w:p w14:paraId="608C5086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74" w:type="dxa"/>
          </w:tcPr>
          <w:p w14:paraId="01FA08B7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80" w:type="dxa"/>
          </w:tcPr>
          <w:p w14:paraId="702CF466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</w:tr>
      <w:tr w:rsidR="002D4573" w:rsidRPr="006722E1" w14:paraId="7CD5FF41" w14:textId="77777777" w:rsidTr="006B7D4A">
        <w:trPr>
          <w:trHeight w:val="292"/>
        </w:trPr>
        <w:tc>
          <w:tcPr>
            <w:tcW w:w="3162" w:type="dxa"/>
            <w:shd w:val="pct15" w:color="auto" w:fill="auto"/>
          </w:tcPr>
          <w:p w14:paraId="7310CEC6" w14:textId="77777777" w:rsidR="002D4573" w:rsidRPr="006722E1" w:rsidRDefault="002D4573" w:rsidP="00257429">
            <w:r>
              <w:t>Aplicação móvel</w:t>
            </w:r>
          </w:p>
        </w:tc>
        <w:tc>
          <w:tcPr>
            <w:tcW w:w="1133" w:type="dxa"/>
          </w:tcPr>
          <w:p w14:paraId="66D97EC2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151" w:type="dxa"/>
          </w:tcPr>
          <w:p w14:paraId="40E0C9FE" w14:textId="77777777" w:rsidR="002D4573" w:rsidRPr="006722E1" w:rsidRDefault="002D4573" w:rsidP="002C715B">
            <w:pPr>
              <w:jc w:val="center"/>
            </w:pPr>
            <w:r>
              <w:t>N</w:t>
            </w:r>
          </w:p>
        </w:tc>
        <w:tc>
          <w:tcPr>
            <w:tcW w:w="1274" w:type="dxa"/>
          </w:tcPr>
          <w:p w14:paraId="0AB1F63C" w14:textId="77777777" w:rsidR="002D4573" w:rsidRPr="006722E1" w:rsidRDefault="002D4573" w:rsidP="002C715B">
            <w:pPr>
              <w:jc w:val="center"/>
            </w:pPr>
            <w:r>
              <w:t>S</w:t>
            </w:r>
          </w:p>
        </w:tc>
        <w:tc>
          <w:tcPr>
            <w:tcW w:w="1280" w:type="dxa"/>
          </w:tcPr>
          <w:p w14:paraId="684010EB" w14:textId="77777777" w:rsidR="002D4573" w:rsidRDefault="002D4573" w:rsidP="002C715B">
            <w:pPr>
              <w:jc w:val="center"/>
            </w:pPr>
            <w:r>
              <w:t>N</w:t>
            </w:r>
          </w:p>
        </w:tc>
      </w:tr>
    </w:tbl>
    <w:p w14:paraId="38AE526E" w14:textId="77777777" w:rsidR="00FC5652" w:rsidRPr="00FC5652" w:rsidRDefault="00801BAA" w:rsidP="00257429">
      <w:pPr>
        <w:pStyle w:val="Caption"/>
      </w:pPr>
      <w:bookmarkStart w:id="211" w:name="_Toc435778859"/>
      <w:r>
        <w:t xml:space="preserve">Tabela </w:t>
      </w:r>
      <w:fldSimple w:instr=" SEQ Tabela \* ARABIC ">
        <w:r w:rsidR="00B27109">
          <w:rPr>
            <w:noProof/>
          </w:rPr>
          <w:t>4</w:t>
        </w:r>
      </w:fldSimple>
      <w:r>
        <w:t xml:space="preserve"> - Comparação de todas as aplicações estudadas (S: Sim; </w:t>
      </w:r>
      <w:proofErr w:type="spellStart"/>
      <w:r>
        <w:t>N:Não</w:t>
      </w:r>
      <w:proofErr w:type="spellEnd"/>
      <w:r>
        <w:t>)</w:t>
      </w:r>
      <w:bookmarkEnd w:id="211"/>
    </w:p>
    <w:p w14:paraId="129D1C82" w14:textId="4CD6A3A7" w:rsidR="00364FD1" w:rsidRDefault="003A743A" w:rsidP="00257429">
      <w:commentRangeStart w:id="212"/>
      <w:r w:rsidRPr="00525E39">
        <w:t xml:space="preserve">Apesar de constituírem sistemas de boleias, a interação </w:t>
      </w:r>
      <w:r w:rsidR="009D7010">
        <w:t xml:space="preserve">destas aplicações </w:t>
      </w:r>
      <w:r w:rsidRPr="00525E39">
        <w:t>é feita apenas entre o passageiro e o condutor</w:t>
      </w:r>
      <w:r w:rsidR="00CA3080">
        <w:t>. Esta interação</w:t>
      </w:r>
      <w:r w:rsidRPr="00525E39">
        <w:t xml:space="preserve"> vai contra o objetivo principal da </w:t>
      </w:r>
      <w:ins w:id="213" w:author="José Fonseca" w:date="2015-11-27T14:55:00Z">
        <w:r w:rsidR="00953B12">
          <w:t xml:space="preserve">nossa </w:t>
        </w:r>
      </w:ins>
      <w:r w:rsidRPr="00525E39">
        <w:t>aplicaçã</w:t>
      </w:r>
      <w:r w:rsidR="004733CA">
        <w:t>o que é a interação entre um grupo</w:t>
      </w:r>
      <w:r w:rsidRPr="00525E39">
        <w:t xml:space="preserve"> de amigos e a visualização de</w:t>
      </w:r>
      <w:del w:id="214" w:author="José Fonseca" w:date="2015-11-27T14:55:00Z">
        <w:r w:rsidR="00525E39" w:rsidDel="00953B12">
          <w:delText xml:space="preserve"> </w:delText>
        </w:r>
      </w:del>
      <w:r w:rsidRPr="00525E39">
        <w:t xml:space="preserve"> um único mapa de boleias entre eles todos. </w:t>
      </w:r>
      <w:commentRangeEnd w:id="212"/>
      <w:r w:rsidR="00953B12">
        <w:rPr>
          <w:rStyle w:val="CommentReference"/>
        </w:rPr>
        <w:commentReference w:id="212"/>
      </w:r>
      <w:r w:rsidR="00E97EE1">
        <w:t>D</w:t>
      </w:r>
      <w:ins w:id="215" w:author="José Fonseca" w:date="2015-11-27T14:55:00Z">
        <w:r w:rsidR="00953B12">
          <w:t xml:space="preserve">adas estas diferenças fundamentais </w:t>
        </w:r>
      </w:ins>
      <w:del w:id="216" w:author="José Fonseca" w:date="2015-11-27T14:56:00Z">
        <w:r w:rsidR="00E97EE1" w:rsidDel="00953B12">
          <w:delText xml:space="preserve">evido a </w:delText>
        </w:r>
      </w:del>
      <w:ins w:id="217" w:author="José Fonseca" w:date="2015-11-27T14:56:00Z">
        <w:r w:rsidR="00953B12">
          <w:t xml:space="preserve">não se podem usar estas aplicações </w:t>
        </w:r>
      </w:ins>
      <w:del w:id="218" w:author="José Fonseca" w:date="2015-11-27T14:56:00Z">
        <w:r w:rsidR="00E97EE1" w:rsidDel="00953B12">
          <w:delText>este ponto,</w:delText>
        </w:r>
        <w:r w:rsidR="00364FD1" w:rsidDel="00953B12">
          <w:delText xml:space="preserve"> não existem funcionalidades específicas das aplicações estudadas que se possam adaptar </w:delText>
        </w:r>
      </w:del>
      <w:ins w:id="219" w:author="José Fonseca" w:date="2015-11-27T14:56:00Z">
        <w:r w:rsidR="00953B12">
          <w:t xml:space="preserve">para </w:t>
        </w:r>
      </w:ins>
      <w:del w:id="220" w:author="José Fonseca" w:date="2015-11-27T14:56:00Z">
        <w:r w:rsidR="00364FD1" w:rsidDel="00953B12">
          <w:delText>a</w:delText>
        </w:r>
      </w:del>
      <w:r w:rsidR="00364FD1">
        <w:t xml:space="preserve">o projeto </w:t>
      </w:r>
      <w:del w:id="221" w:author="José Fonseca" w:date="2015-11-27T14:56:00Z">
        <w:r w:rsidR="00364FD1" w:rsidDel="00953B12">
          <w:delText>corrente</w:delText>
        </w:r>
      </w:del>
      <w:ins w:id="222" w:author="José Fonseca" w:date="2015-11-27T14:56:00Z">
        <w:r w:rsidR="00953B12">
          <w:t>proposto</w:t>
        </w:r>
      </w:ins>
      <w:r w:rsidR="00364FD1">
        <w:t xml:space="preserve">. </w:t>
      </w:r>
    </w:p>
    <w:p w14:paraId="305B52D6" w14:textId="4AB69F49" w:rsidR="00B83CC1" w:rsidRDefault="00B256E2" w:rsidP="00257429">
      <w:r>
        <w:t>Apesar de também existi</w:t>
      </w:r>
      <w:r w:rsidR="000A587E">
        <w:t>rem</w:t>
      </w:r>
      <w:r w:rsidR="003A743A" w:rsidRPr="00525E39">
        <w:t xml:space="preserve"> grupos onli</w:t>
      </w:r>
      <w:r w:rsidR="000A587E">
        <w:t xml:space="preserve">ne a partilhar boleias entre si, </w:t>
      </w:r>
      <w:r w:rsidR="003A743A" w:rsidRPr="00525E39">
        <w:t>estas partilhas são feitas em aplicações que não são especificadas para este propósito. Normalmente, estes grupos são criados em rede sociais (</w:t>
      </w:r>
      <w:proofErr w:type="spellStart"/>
      <w:r w:rsidR="003A743A" w:rsidRPr="00525E39">
        <w:t>ex</w:t>
      </w:r>
      <w:proofErr w:type="spellEnd"/>
      <w:r w:rsidR="003A743A" w:rsidRPr="00525E39">
        <w:t xml:space="preserve">: </w:t>
      </w:r>
      <w:proofErr w:type="spellStart"/>
      <w:ins w:id="223" w:author="José Fonseca" w:date="2015-11-27T14:56:00Z">
        <w:r w:rsidR="00071126">
          <w:t>F</w:t>
        </w:r>
      </w:ins>
      <w:del w:id="224" w:author="José Fonseca" w:date="2015-11-27T14:56:00Z">
        <w:r w:rsidR="003A743A" w:rsidRPr="00525E39" w:rsidDel="00071126">
          <w:delText>f</w:delText>
        </w:r>
      </w:del>
      <w:r w:rsidR="003A743A" w:rsidRPr="00525E39">
        <w:t>acebook</w:t>
      </w:r>
      <w:proofErr w:type="spellEnd"/>
      <w:r w:rsidR="003A743A" w:rsidRPr="00525E39">
        <w:t>).</w:t>
      </w:r>
      <w:r w:rsidR="000A587E" w:rsidRPr="000A587E">
        <w:t xml:space="preserve"> </w:t>
      </w:r>
      <w:ins w:id="225" w:author="José Fonseca" w:date="2015-11-27T14:57:00Z">
        <w:r w:rsidR="006B6D11">
          <w:t>Dada a falta de uma aplicações que se direcione para o nosso nicho de mercado</w:t>
        </w:r>
      </w:ins>
      <w:del w:id="226" w:author="José Fonseca" w:date="2015-11-27T14:57:00Z">
        <w:r w:rsidR="000A587E" w:rsidDel="006B6D11">
          <w:delText>Por estes motivos</w:delText>
        </w:r>
      </w:del>
      <w:r w:rsidR="000A587E">
        <w:t>, o projeto será construído de raiz e não utilizará aplicações ou ferramentas existentes.</w:t>
      </w:r>
    </w:p>
    <w:p w14:paraId="3A85AAA4" w14:textId="77777777" w:rsidR="00B83CC1" w:rsidRDefault="00B83CC1" w:rsidP="00257429"/>
    <w:p w14:paraId="34F039AF" w14:textId="77777777" w:rsidR="00920FF4" w:rsidRDefault="00920FF4" w:rsidP="00257429">
      <w:pPr>
        <w:sectPr w:rsidR="00920FF4">
          <w:headerReference w:type="default" r:id="rId1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EE1BBD2" w14:textId="4990EEEB" w:rsidR="005E7483" w:rsidRDefault="004D4E1E" w:rsidP="00802943">
      <w:pPr>
        <w:pStyle w:val="Heading1"/>
      </w:pPr>
      <w:bookmarkStart w:id="227" w:name="_Toc424134503"/>
      <w:bookmarkStart w:id="228" w:name="_Toc424134583"/>
      <w:bookmarkStart w:id="229" w:name="_Toc424134750"/>
      <w:bookmarkStart w:id="230" w:name="_Toc434846629"/>
      <w:bookmarkStart w:id="231" w:name="_Toc435806803"/>
      <w:r>
        <w:lastRenderedPageBreak/>
        <w:t xml:space="preserve">Metodologia e Análise de </w:t>
      </w:r>
      <w:ins w:id="232" w:author="José Fonseca" w:date="2015-11-27T14:59:00Z">
        <w:r w:rsidR="005462B3">
          <w:t>R</w:t>
        </w:r>
      </w:ins>
      <w:del w:id="233" w:author="José Fonseca" w:date="2015-11-27T14:59:00Z">
        <w:r w:rsidDel="005462B3">
          <w:delText>r</w:delText>
        </w:r>
      </w:del>
      <w:r>
        <w:t>equisitos</w:t>
      </w:r>
      <w:bookmarkEnd w:id="227"/>
      <w:bookmarkEnd w:id="228"/>
      <w:bookmarkEnd w:id="229"/>
      <w:bookmarkEnd w:id="230"/>
      <w:bookmarkEnd w:id="231"/>
    </w:p>
    <w:p w14:paraId="34EF71E8" w14:textId="3B5F140C" w:rsidR="005E7483" w:rsidRPr="005E7483" w:rsidRDefault="00B93B36" w:rsidP="00257429">
      <w:r>
        <w:t>Neste capítul</w:t>
      </w:r>
      <w:r w:rsidR="00B256E2">
        <w:t>o é descrit</w:t>
      </w:r>
      <w:ins w:id="234" w:author="José Fonseca" w:date="2015-11-27T14:59:00Z">
        <w:r w:rsidR="005462B3">
          <w:t>a</w:t>
        </w:r>
      </w:ins>
      <w:del w:id="235" w:author="José Fonseca" w:date="2015-11-27T14:59:00Z">
        <w:r w:rsidR="00B256E2" w:rsidDel="005462B3">
          <w:delText>o</w:delText>
        </w:r>
      </w:del>
      <w:r w:rsidR="00B256E2">
        <w:t xml:space="preserve"> a metodologia sele</w:t>
      </w:r>
      <w:r>
        <w:t>cionada para o desenvolvimento da aplicação e a análise de requisitos do projeto.</w:t>
      </w:r>
    </w:p>
    <w:p w14:paraId="60F1AC9E" w14:textId="77777777" w:rsidR="00410C8D" w:rsidRPr="00410C8D" w:rsidRDefault="00410C8D" w:rsidP="00FC0FDD">
      <w:pPr>
        <w:pStyle w:val="Heading2"/>
      </w:pPr>
      <w:bookmarkStart w:id="236" w:name="_Toc434846630"/>
      <w:bookmarkStart w:id="237" w:name="_Toc435806804"/>
      <w:r>
        <w:t>Metodologia</w:t>
      </w:r>
      <w:bookmarkEnd w:id="236"/>
      <w:bookmarkEnd w:id="237"/>
    </w:p>
    <w:p w14:paraId="32781359" w14:textId="57599132" w:rsidR="00044400" w:rsidRDefault="00410C8D" w:rsidP="00257429">
      <w:r>
        <w:t xml:space="preserve">Durante todo o processo do projeto, será </w:t>
      </w:r>
      <w:r w:rsidR="00D713D5">
        <w:t>utilizada</w:t>
      </w:r>
      <w:r>
        <w:t xml:space="preserve"> </w:t>
      </w:r>
      <w:r w:rsidR="00016120">
        <w:t>uma variante d</w:t>
      </w:r>
      <w:r>
        <w:t xml:space="preserve">o desenvolvimento </w:t>
      </w:r>
      <w:r w:rsidR="00B256E2">
        <w:t>ágil</w:t>
      </w:r>
      <w:r w:rsidR="00016120">
        <w:t>: a programação extrema</w:t>
      </w:r>
      <w:r w:rsidR="006B08E7">
        <w:t xml:space="preserve"> </w:t>
      </w:r>
      <w:r w:rsidR="006907C8">
        <w:t>(XP)</w:t>
      </w:r>
      <w:r>
        <w:t>.</w:t>
      </w:r>
      <w:r w:rsidR="00354357">
        <w:t xml:space="preserve"> </w:t>
      </w:r>
      <w:r w:rsidR="00B42FDB">
        <w:t xml:space="preserve">Esta metodologia foi selecionada de modo a obter </w:t>
      </w:r>
      <w:ins w:id="238" w:author="José Fonseca" w:date="2015-11-27T15:05:00Z">
        <w:r w:rsidR="00C94752">
          <w:t xml:space="preserve">uma </w:t>
        </w:r>
      </w:ins>
      <w:r w:rsidR="00B42FDB">
        <w:t xml:space="preserve">maior interação com o orientador do projeto e, ao mesmo tempo, manter um ritmo de programação simples mas eficiente. </w:t>
      </w:r>
      <w:r w:rsidR="00CE7124">
        <w:t xml:space="preserve">O </w:t>
      </w:r>
      <w:r w:rsidR="00354357">
        <w:t xml:space="preserve">desenvolvimento XP </w:t>
      </w:r>
      <w:r w:rsidR="00CE7124">
        <w:t>carateriza-se por etapas de desenvolvimento curtos, o que possibilita uma revisão frequente</w:t>
      </w:r>
      <w:r w:rsidR="00044400">
        <w:t xml:space="preserve"> do projeto, de modo a aumentar produtividade e a introduzir pontos de referência, nos quais novos requerimentos podem ser adotados</w:t>
      </w:r>
      <w:sdt>
        <w:sdtPr>
          <w:id w:val="-2113269472"/>
          <w:citation/>
        </w:sdtPr>
        <w:sdtContent>
          <w:r w:rsidR="0076733C">
            <w:fldChar w:fldCharType="begin"/>
          </w:r>
          <w:r w:rsidR="00CF5AB1">
            <w:instrText xml:space="preserve">CITATION 15Ju \l 2070 </w:instrText>
          </w:r>
          <w:r w:rsidR="0076733C">
            <w:fldChar w:fldCharType="separate"/>
          </w:r>
          <w:r w:rsidR="00AE5C33">
            <w:rPr>
              <w:noProof/>
            </w:rPr>
            <w:t xml:space="preserve"> (1)</w:t>
          </w:r>
          <w:r w:rsidR="0076733C">
            <w:fldChar w:fldCharType="end"/>
          </w:r>
        </w:sdtContent>
      </w:sdt>
      <w:r w:rsidR="00044400">
        <w:t>.</w:t>
      </w:r>
      <w:r>
        <w:t xml:space="preserve"> </w:t>
      </w:r>
      <w:r w:rsidR="00286501">
        <w:t>Durante o desenvolvimento da aplicação, sempre que possível, o autor reuniu-se com o ori</w:t>
      </w:r>
      <w:r w:rsidR="006A0F21">
        <w:t>entador semanalmente para rever o progresso da aplicação até aquele momento.</w:t>
      </w:r>
    </w:p>
    <w:p w14:paraId="438B1107" w14:textId="40731612" w:rsidR="00287C2E" w:rsidRDefault="00C94752" w:rsidP="00257429">
      <w:ins w:id="239" w:author="José Fonseca" w:date="2015-11-27T15:06:00Z">
        <w:r>
          <w:t xml:space="preserve">O </w:t>
        </w:r>
      </w:ins>
      <w:r w:rsidR="006907C8">
        <w:t>XP</w:t>
      </w:r>
      <w:r w:rsidR="001E3483">
        <w:t xml:space="preserve"> focaliza-se em </w:t>
      </w:r>
      <w:r w:rsidR="00287C2E">
        <w:t>inicializar e construir o projeto com a solução mais simples e em adicionar funcionalidades extra mais tarde</w:t>
      </w:r>
      <w:r w:rsidR="001E3483">
        <w:t xml:space="preserve">. </w:t>
      </w:r>
      <w:r w:rsidR="00044400">
        <w:t>Assim, ao dividir o processo de criação de software em várias iterações, minim</w:t>
      </w:r>
      <w:r w:rsidR="00CE7124">
        <w:t>iza</w:t>
      </w:r>
      <w:r w:rsidR="00044400">
        <w:t xml:space="preserve"> os riscos de desenvolvimento de software. </w:t>
      </w:r>
      <w:r w:rsidR="00287C2E">
        <w:t>Cada iteração desta met</w:t>
      </w:r>
      <w:r w:rsidR="00B256E2">
        <w:t>o</w:t>
      </w:r>
      <w:r w:rsidR="00287C2E">
        <w:t>dologia procura adicionar um conjunto de funcionalid</w:t>
      </w:r>
      <w:r w:rsidR="00044400">
        <w:t>ades ao produto final e cada iteração</w:t>
      </w:r>
      <w:r w:rsidR="00287C2E">
        <w:t xml:space="preserve"> contêm as </w:t>
      </w:r>
      <w:ins w:id="240" w:author="José Fonseca" w:date="2015-11-27T15:06:00Z">
        <w:r>
          <w:t xml:space="preserve">seguinte </w:t>
        </w:r>
      </w:ins>
      <w:r w:rsidR="00287C2E">
        <w:t xml:space="preserve">quatro fases de desenvolvimento: </w:t>
      </w:r>
    </w:p>
    <w:p w14:paraId="49190F43" w14:textId="77777777" w:rsidR="006A0F21" w:rsidRDefault="006A0F21" w:rsidP="00C94752">
      <w:pPr>
        <w:pStyle w:val="ListParagraph"/>
        <w:numPr>
          <w:ilvl w:val="0"/>
          <w:numId w:val="44"/>
        </w:numPr>
        <w:pPrChange w:id="241" w:author="José Fonseca" w:date="2015-11-27T15:07:00Z">
          <w:pPr>
            <w:pStyle w:val="ListParagraph"/>
            <w:numPr>
              <w:numId w:val="4"/>
            </w:numPr>
            <w:ind w:left="1425" w:hanging="360"/>
          </w:pPr>
        </w:pPrChange>
      </w:pPr>
      <w:r>
        <w:t xml:space="preserve">Na fase de planeamento, </w:t>
      </w:r>
      <w:r w:rsidR="005B30FD">
        <w:t xml:space="preserve">discutiu-se </w:t>
      </w:r>
      <w:r>
        <w:t>e documentou</w:t>
      </w:r>
      <w:r w:rsidR="005B30FD">
        <w:t>-se</w:t>
      </w:r>
      <w:r>
        <w:t xml:space="preserve"> com o orientador todos os requisitos de software necessários para o produto final. </w:t>
      </w:r>
    </w:p>
    <w:p w14:paraId="616B4F62" w14:textId="77777777" w:rsidR="006A0F21" w:rsidRDefault="006A0F21" w:rsidP="00C94752">
      <w:pPr>
        <w:pStyle w:val="ListParagraph"/>
        <w:numPr>
          <w:ilvl w:val="0"/>
          <w:numId w:val="44"/>
        </w:numPr>
        <w:pPrChange w:id="242" w:author="José Fonseca" w:date="2015-11-27T15:07:00Z">
          <w:pPr>
            <w:pStyle w:val="ListParagraph"/>
            <w:numPr>
              <w:numId w:val="4"/>
            </w:numPr>
            <w:ind w:left="1425" w:hanging="360"/>
          </w:pPr>
        </w:pPrChange>
      </w:pPr>
      <w:r>
        <w:t>Na fase de design, foram desenhados e documentados os vários esquemas UML e as tecnologias necessárias para desenvolver a aplicação.</w:t>
      </w:r>
    </w:p>
    <w:p w14:paraId="6CD15ED5" w14:textId="77777777" w:rsidR="006A0F21" w:rsidRDefault="006A0F21" w:rsidP="00C94752">
      <w:pPr>
        <w:pStyle w:val="ListParagraph"/>
        <w:numPr>
          <w:ilvl w:val="0"/>
          <w:numId w:val="44"/>
        </w:numPr>
        <w:pPrChange w:id="243" w:author="José Fonseca" w:date="2015-11-27T15:07:00Z">
          <w:pPr>
            <w:pStyle w:val="ListParagraph"/>
            <w:numPr>
              <w:numId w:val="4"/>
            </w:numPr>
            <w:ind w:left="1425" w:hanging="360"/>
          </w:pPr>
        </w:pPrChange>
      </w:pPr>
      <w:r>
        <w:t>Na fase de codificação, desenvolveu-se o código para o projeto.</w:t>
      </w:r>
    </w:p>
    <w:p w14:paraId="372FF15D" w14:textId="77777777" w:rsidR="006A0F21" w:rsidRPr="00295528" w:rsidRDefault="006A0F21" w:rsidP="00C94752">
      <w:pPr>
        <w:pStyle w:val="ListParagraph"/>
        <w:numPr>
          <w:ilvl w:val="0"/>
          <w:numId w:val="44"/>
        </w:numPr>
        <w:pPrChange w:id="244" w:author="José Fonseca" w:date="2015-11-27T15:07:00Z">
          <w:pPr>
            <w:pStyle w:val="ListParagraph"/>
            <w:numPr>
              <w:numId w:val="4"/>
            </w:numPr>
            <w:ind w:left="1425" w:hanging="360"/>
          </w:pPr>
        </w:pPrChange>
      </w:pPr>
      <w:r>
        <w:t>Na fase final de testes, testou-se a aplicação de modo a garantir que está de acordo com os requisitos de software e para garantir a sua coerência e usabilidade.</w:t>
      </w:r>
    </w:p>
    <w:p w14:paraId="454B4A7C" w14:textId="77777777" w:rsidR="00B93B36" w:rsidRDefault="00B93B36">
      <w:pPr>
        <w:spacing w:line="276" w:lineRule="auto"/>
        <w:jc w:val="left"/>
      </w:pPr>
      <w:r>
        <w:br w:type="page"/>
      </w:r>
    </w:p>
    <w:p w14:paraId="74755EBF" w14:textId="77777777" w:rsidR="00042ECE" w:rsidRDefault="00042ECE" w:rsidP="00FC0FDD">
      <w:pPr>
        <w:pStyle w:val="Heading2"/>
      </w:pPr>
      <w:bookmarkStart w:id="245" w:name="_Toc434846631"/>
      <w:bookmarkStart w:id="246" w:name="_Toc435806805"/>
      <w:r>
        <w:lastRenderedPageBreak/>
        <w:t>Planeamento</w:t>
      </w:r>
      <w:bookmarkEnd w:id="245"/>
      <w:bookmarkEnd w:id="246"/>
    </w:p>
    <w:p w14:paraId="55C0AE36" w14:textId="191B1C4E" w:rsidR="002A227E" w:rsidRPr="00185621" w:rsidRDefault="008A5A6C" w:rsidP="00185621">
      <w:r>
        <w:t xml:space="preserve">Durante a fase de planeamento, </w:t>
      </w:r>
      <w:r w:rsidR="005416BB">
        <w:t>fez</w:t>
      </w:r>
      <w:r w:rsidR="006379DB">
        <w:t>-se um pl</w:t>
      </w:r>
      <w:r w:rsidR="00051408">
        <w:t xml:space="preserve">ano da sequência de atividades a seguir durante </w:t>
      </w:r>
      <w:r w:rsidR="005416BB">
        <w:t xml:space="preserve">o processo de desenvolvimento do projeto. No mapa de </w:t>
      </w:r>
      <w:proofErr w:type="spellStart"/>
      <w:r w:rsidR="005416BB">
        <w:t>Gantt</w:t>
      </w:r>
      <w:proofErr w:type="spellEnd"/>
      <w:r w:rsidR="005416BB">
        <w:t xml:space="preserve"> </w:t>
      </w:r>
      <w:commentRangeStart w:id="247"/>
      <w:r w:rsidR="005416BB">
        <w:t>seguinte (</w:t>
      </w:r>
      <w:r w:rsidR="005416BB">
        <w:fldChar w:fldCharType="begin"/>
      </w:r>
      <w:r w:rsidR="005416BB">
        <w:instrText xml:space="preserve"> REF _Ref433122442 \h </w:instrText>
      </w:r>
      <w:r w:rsidR="005416BB">
        <w:fldChar w:fldCharType="separate"/>
      </w:r>
      <w:r w:rsidR="00B27109">
        <w:t xml:space="preserve">Figura </w:t>
      </w:r>
      <w:r w:rsidR="00B27109">
        <w:rPr>
          <w:noProof/>
        </w:rPr>
        <w:t>2</w:t>
      </w:r>
      <w:r w:rsidR="00B27109">
        <w:t xml:space="preserve"> -</w:t>
      </w:r>
      <w:r w:rsidR="00B27109">
        <w:t xml:space="preserve"> </w:t>
      </w:r>
      <w:r w:rsidR="00B27109">
        <w:t xml:space="preserve">Mapa de </w:t>
      </w:r>
      <w:proofErr w:type="spellStart"/>
      <w:r w:rsidR="00B27109">
        <w:t>Gantt</w:t>
      </w:r>
      <w:proofErr w:type="spellEnd"/>
      <w:r w:rsidR="00B27109">
        <w:t xml:space="preserve"> efetivo</w:t>
      </w:r>
      <w:r w:rsidR="005416BB">
        <w:fldChar w:fldCharType="end"/>
      </w:r>
      <w:commentRangeEnd w:id="247"/>
      <w:r w:rsidR="001421D3">
        <w:rPr>
          <w:rStyle w:val="CommentReference"/>
        </w:rPr>
        <w:commentReference w:id="247"/>
      </w:r>
      <w:r w:rsidR="005416BB">
        <w:t>, estão descritas as atividades planeadas e efetuadas</w:t>
      </w:r>
      <w:r w:rsidR="00A82551">
        <w:t>. É de notar que o relatório foi sendo con</w:t>
      </w:r>
      <w:ins w:id="248" w:author="José Fonseca" w:date="2015-11-27T15:08:00Z">
        <w:r w:rsidR="001421D3">
          <w:t>struído</w:t>
        </w:r>
      </w:ins>
      <w:del w:id="249" w:author="José Fonseca" w:date="2015-11-27T15:08:00Z">
        <w:r w:rsidR="00A82551" w:rsidDel="001421D3">
          <w:delText>cluído</w:delText>
        </w:r>
      </w:del>
      <w:r w:rsidR="00A82551">
        <w:t xml:space="preserve"> ao longo do processo de desenvolvimento </w:t>
      </w:r>
      <w:del w:id="250" w:author="José Fonseca" w:date="2015-11-27T15:08:00Z">
        <w:r w:rsidR="00A82551" w:rsidDel="001421D3">
          <w:delText xml:space="preserve">todo </w:delText>
        </w:r>
      </w:del>
      <w:r w:rsidR="00A82551">
        <w:t xml:space="preserve">e que a fase de testes </w:t>
      </w:r>
      <w:ins w:id="251" w:author="José Fonseca" w:date="2015-11-27T15:08:00Z">
        <w:r w:rsidR="001421D3">
          <w:t xml:space="preserve">se </w:t>
        </w:r>
      </w:ins>
      <w:r w:rsidR="00A82551">
        <w:t>intercala</w:t>
      </w:r>
      <w:del w:id="252" w:author="José Fonseca" w:date="2015-11-27T15:08:00Z">
        <w:r w:rsidR="00A82551" w:rsidDel="001421D3">
          <w:delText>-se</w:delText>
        </w:r>
      </w:del>
      <w:r w:rsidR="00A82551">
        <w:t xml:space="preserve"> com a fase de codificação porque estavam a ser corrigidos os erros que se encontravam nos testes.</w:t>
      </w:r>
    </w:p>
    <w:p w14:paraId="5BE82BF3" w14:textId="77777777" w:rsidR="00185621" w:rsidRDefault="00333BB6" w:rsidP="00257429">
      <w:commentRangeStart w:id="253"/>
      <w:r>
        <w:rPr>
          <w:noProof/>
          <w:lang w:val="en-US"/>
        </w:rPr>
        <w:drawing>
          <wp:inline distT="0" distB="0" distL="0" distR="0" wp14:anchorId="45A80C9E" wp14:editId="5AF8D84C">
            <wp:extent cx="5400040" cy="1068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Gant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3"/>
      <w:r w:rsidR="001421D3">
        <w:rPr>
          <w:rStyle w:val="CommentReference"/>
        </w:rPr>
        <w:commentReference w:id="253"/>
      </w:r>
    </w:p>
    <w:p w14:paraId="74EAFD6A" w14:textId="77777777" w:rsidR="006379DB" w:rsidRDefault="006379DB" w:rsidP="006379DB">
      <w:pPr>
        <w:pStyle w:val="Caption"/>
      </w:pPr>
      <w:bookmarkStart w:id="254" w:name="_Ref433701410"/>
      <w:bookmarkStart w:id="255" w:name="_Ref433122442"/>
      <w:bookmarkStart w:id="256" w:name="_Toc435778837"/>
      <w:r>
        <w:t xml:space="preserve">Figura </w:t>
      </w:r>
      <w:fldSimple w:instr=" SEQ Figura \* ARABIC ">
        <w:r w:rsidR="00B27109">
          <w:rPr>
            <w:noProof/>
          </w:rPr>
          <w:t>2</w:t>
        </w:r>
      </w:fldSimple>
      <w:bookmarkEnd w:id="254"/>
      <w:r>
        <w:t xml:space="preserve"> - Mapa de </w:t>
      </w:r>
      <w:proofErr w:type="spellStart"/>
      <w:r>
        <w:t>Gantt</w:t>
      </w:r>
      <w:proofErr w:type="spellEnd"/>
      <w:r>
        <w:t xml:space="preserve"> efetivo</w:t>
      </w:r>
      <w:bookmarkEnd w:id="255"/>
      <w:bookmarkEnd w:id="256"/>
    </w:p>
    <w:p w14:paraId="7608BA2D" w14:textId="77777777" w:rsidR="00042ECE" w:rsidRDefault="00042ECE" w:rsidP="00257429">
      <w:pPr>
        <w:rPr>
          <w:color w:val="4F81BD" w:themeColor="accent1"/>
          <w:sz w:val="28"/>
          <w:szCs w:val="28"/>
        </w:rPr>
      </w:pPr>
      <w:r>
        <w:br w:type="page"/>
      </w:r>
    </w:p>
    <w:p w14:paraId="47DB3520" w14:textId="77777777" w:rsidR="00042ECE" w:rsidRDefault="00042ECE" w:rsidP="00FC0FDD">
      <w:pPr>
        <w:pStyle w:val="Heading2"/>
      </w:pPr>
      <w:bookmarkStart w:id="257" w:name="_Toc434846632"/>
      <w:bookmarkStart w:id="258" w:name="_Toc435806806"/>
      <w:r>
        <w:lastRenderedPageBreak/>
        <w:t>Diagrama de contexto</w:t>
      </w:r>
      <w:bookmarkEnd w:id="257"/>
      <w:bookmarkEnd w:id="258"/>
    </w:p>
    <w:p w14:paraId="3F91F24E" w14:textId="77777777" w:rsidR="00815F30" w:rsidRDefault="00EE7FB4" w:rsidP="00257429">
      <w:r w:rsidRPr="008A6590">
        <w:t>O diagrama de contexto é composto por fluxos de dados que mostram as interfaces entre o s</w:t>
      </w:r>
      <w:r w:rsidR="00B12C84">
        <w:t>istema e as entidades externas</w:t>
      </w:r>
      <w:sdt>
        <w:sdtPr>
          <w:id w:val="543109037"/>
          <w:citation/>
        </w:sdtPr>
        <w:sdtContent>
          <w:r w:rsidR="00EB1E68">
            <w:fldChar w:fldCharType="begin"/>
          </w:r>
          <w:r w:rsidR="00CF5AB1">
            <w:instrText xml:space="preserve">CITATION Wik15 \l 2070 </w:instrText>
          </w:r>
          <w:r w:rsidR="00EB1E68">
            <w:fldChar w:fldCharType="separate"/>
          </w:r>
          <w:r w:rsidR="00AE5C33">
            <w:rPr>
              <w:noProof/>
            </w:rPr>
            <w:t xml:space="preserve"> (2)</w:t>
          </w:r>
          <w:r w:rsidR="00EB1E68">
            <w:fldChar w:fldCharType="end"/>
          </w:r>
        </w:sdtContent>
      </w:sdt>
      <w:r w:rsidR="00B12C84">
        <w:t xml:space="preserve">. O seu principal objetivo é simplificar a </w:t>
      </w:r>
      <w:r w:rsidR="00B256E2">
        <w:t>interação</w:t>
      </w:r>
      <w:r w:rsidR="00B12C84">
        <w:t xml:space="preserve"> de </w:t>
      </w:r>
      <w:r w:rsidR="00B256E2">
        <w:t>atores</w:t>
      </w:r>
      <w:r w:rsidR="00B12C84">
        <w:t xml:space="preserve"> ou sistemas externos com a nossa aplicação. </w:t>
      </w:r>
      <w:r w:rsidR="0073619D">
        <w:t>Neste</w:t>
      </w:r>
      <w:r w:rsidR="00B12C84">
        <w:t xml:space="preserve"> caso</w:t>
      </w:r>
      <w:r w:rsidR="00670F15" w:rsidRPr="008A6590">
        <w:t xml:space="preserve">, </w:t>
      </w:r>
      <w:r w:rsidR="00815F30">
        <w:t xml:space="preserve">as </w:t>
      </w:r>
      <w:r w:rsidR="00B12C84">
        <w:t>única</w:t>
      </w:r>
      <w:r w:rsidR="00815F30">
        <w:t>s interações</w:t>
      </w:r>
      <w:r w:rsidR="00B12C84">
        <w:t xml:space="preserve"> externa</w:t>
      </w:r>
      <w:r w:rsidR="00815F30">
        <w:t>s</w:t>
      </w:r>
      <w:r w:rsidR="00B12C84">
        <w:t xml:space="preserve"> que temos </w:t>
      </w:r>
      <w:r w:rsidR="00815F30">
        <w:t xml:space="preserve">são os utilizadores comuns e o administrador. </w:t>
      </w:r>
    </w:p>
    <w:p w14:paraId="5D096078" w14:textId="4E7BBF4B" w:rsidR="00670F15" w:rsidRDefault="00815F30" w:rsidP="00257429">
      <w:r>
        <w:t>As</w:t>
      </w:r>
      <w:r w:rsidR="00670F15" w:rsidRPr="008A6590">
        <w:t xml:space="preserve"> ações dos utilizadores </w:t>
      </w:r>
      <w:r w:rsidR="003B7BFE">
        <w:t xml:space="preserve">comuns </w:t>
      </w:r>
      <w:del w:id="259" w:author="José Fonseca" w:date="2015-11-27T15:09:00Z">
        <w:r w:rsidR="00670F15" w:rsidRPr="008A6590" w:rsidDel="00374D1E">
          <w:delText xml:space="preserve">estarão </w:delText>
        </w:r>
      </w:del>
      <w:ins w:id="260" w:author="José Fonseca" w:date="2015-11-27T15:09:00Z">
        <w:r w:rsidR="00374D1E" w:rsidRPr="008A6590">
          <w:t>est</w:t>
        </w:r>
        <w:r w:rsidR="00374D1E">
          <w:t>ão</w:t>
        </w:r>
        <w:r w:rsidR="00374D1E" w:rsidRPr="008A6590">
          <w:t xml:space="preserve"> </w:t>
        </w:r>
      </w:ins>
      <w:r w:rsidR="00670F15" w:rsidRPr="008A6590">
        <w:t xml:space="preserve">focalizadas na interatividade com as boleias, </w:t>
      </w:r>
      <w:r w:rsidR="008A6590">
        <w:t>como</w:t>
      </w:r>
      <w:r w:rsidR="00B12C84">
        <w:t xml:space="preserve"> é demonstrado</w:t>
      </w:r>
      <w:r>
        <w:t xml:space="preserve"> no diagrama abaixo </w:t>
      </w:r>
      <w:commentRangeStart w:id="261"/>
      <w:r>
        <w:t>(</w:t>
      </w:r>
      <w:r>
        <w:fldChar w:fldCharType="begin"/>
      </w:r>
      <w:r>
        <w:instrText xml:space="preserve"> REF _Ref433189030 \h </w:instrText>
      </w:r>
      <w:r>
        <w:fldChar w:fldCharType="separate"/>
      </w:r>
      <w:r w:rsidR="00B27109">
        <w:t xml:space="preserve">Figura </w:t>
      </w:r>
      <w:r w:rsidR="00B27109">
        <w:rPr>
          <w:noProof/>
        </w:rPr>
        <w:t>3</w:t>
      </w:r>
      <w:r w:rsidR="00B27109">
        <w:t xml:space="preserve"> - Diagrama de Contexto</w:t>
      </w:r>
      <w:r>
        <w:fldChar w:fldCharType="end"/>
      </w:r>
      <w:commentRangeEnd w:id="261"/>
      <w:r w:rsidR="00374D1E">
        <w:rPr>
          <w:rStyle w:val="CommentReference"/>
        </w:rPr>
        <w:commentReference w:id="261"/>
      </w:r>
      <w:r>
        <w:t xml:space="preserve">. Cada </w:t>
      </w:r>
      <w:r w:rsidR="00BF0220">
        <w:t>utilizador</w:t>
      </w:r>
      <w:r w:rsidR="003B7BFE">
        <w:t xml:space="preserve"> vai ter acesso ao mapa de boleias e</w:t>
      </w:r>
      <w:r w:rsidR="00BF0220">
        <w:t xml:space="preserve"> </w:t>
      </w:r>
      <w:r w:rsidR="00DD1C12">
        <w:t>consegue utilizar a aplicação para inserir, alterar,</w:t>
      </w:r>
      <w:r w:rsidR="003B7BFE">
        <w:t xml:space="preserve"> </w:t>
      </w:r>
      <w:r w:rsidR="00DD1C12">
        <w:t xml:space="preserve">eliminar e repetir as suas boleias no mapa de boleias. Cada utilizador também consegue </w:t>
      </w:r>
      <w:del w:id="262" w:author="José Fonseca" w:date="2015-11-27T15:10:00Z">
        <w:r w:rsidR="003B7BFE" w:rsidDel="00B071C6">
          <w:delText xml:space="preserve">entrar </w:delText>
        </w:r>
      </w:del>
      <w:ins w:id="263" w:author="José Fonseca" w:date="2015-11-27T15:10:00Z">
        <w:r w:rsidR="00B071C6">
          <w:t xml:space="preserve">colocar-se </w:t>
        </w:r>
      </w:ins>
      <w:r w:rsidR="003B7BFE">
        <w:t>nas boleias de outros utilizadores como passageiro</w:t>
      </w:r>
      <w:del w:id="264" w:author="José Fonseca" w:date="2015-11-27T15:11:00Z">
        <w:r w:rsidR="003B7BFE" w:rsidDel="00B071C6">
          <w:delText>s</w:delText>
        </w:r>
      </w:del>
      <w:r w:rsidR="003B7BFE">
        <w:t>, bem como sair dessas boleias. Os utilizadores também vão ter a possibilidade de duplicar o mapa de boleias</w:t>
      </w:r>
      <w:r w:rsidR="004916A2">
        <w:t xml:space="preserve"> e sincronizar a base de dados com o </w:t>
      </w:r>
      <w:del w:id="265" w:author="José Fonseca" w:date="2015-11-27T15:11:00Z">
        <w:r w:rsidR="004916A2" w:rsidDel="00B071C6">
          <w:delText xml:space="preserve">google </w:delText>
        </w:r>
      </w:del>
      <w:ins w:id="266" w:author="José Fonseca" w:date="2015-11-27T15:11:00Z">
        <w:r w:rsidR="00B071C6">
          <w:t xml:space="preserve">Google </w:t>
        </w:r>
      </w:ins>
      <w:del w:id="267" w:author="José Fonseca" w:date="2015-11-27T15:11:00Z">
        <w:r w:rsidR="004916A2" w:rsidDel="00B071C6">
          <w:delText xml:space="preserve">spreadsheet </w:delText>
        </w:r>
      </w:del>
      <w:proofErr w:type="spellStart"/>
      <w:ins w:id="268" w:author="José Fonseca" w:date="2015-11-27T15:11:00Z">
        <w:r w:rsidR="00B071C6">
          <w:t>Spreadsheet</w:t>
        </w:r>
        <w:proofErr w:type="spellEnd"/>
        <w:r w:rsidR="00B071C6">
          <w:t xml:space="preserve">, </w:t>
        </w:r>
      </w:ins>
      <w:r w:rsidR="004916A2">
        <w:t>como foi mencionado anteriormente n</w:t>
      </w:r>
      <w:ins w:id="269" w:author="José Fonseca" w:date="2015-11-27T15:12:00Z">
        <w:r w:rsidR="00772316">
          <w:t>as alíneas 4 e 8 do secç</w:t>
        </w:r>
      </w:ins>
      <w:ins w:id="270" w:author="José Fonseca" w:date="2015-11-27T15:13:00Z">
        <w:r w:rsidR="00772316">
          <w:t xml:space="preserve">ão </w:t>
        </w:r>
      </w:ins>
      <w:commentRangeStart w:id="271"/>
      <w:del w:id="272" w:author="José Fonseca" w:date="2015-11-27T15:13:00Z">
        <w:r w:rsidR="004916A2" w:rsidDel="00772316">
          <w:delText xml:space="preserve">os pontos </w:delText>
        </w:r>
      </w:del>
      <w:r w:rsidR="004916A2">
        <w:t>1.2</w:t>
      </w:r>
      <w:commentRangeEnd w:id="271"/>
      <w:r w:rsidR="00772316">
        <w:rPr>
          <w:rStyle w:val="CommentReference"/>
        </w:rPr>
        <w:commentReference w:id="271"/>
      </w:r>
      <w:del w:id="273" w:author="José Fonseca" w:date="2015-11-27T15:13:00Z">
        <w:r w:rsidR="004916A2" w:rsidDel="00772316">
          <w:delText>.4 e 1.2.8</w:delText>
        </w:r>
      </w:del>
      <w:r w:rsidR="004916A2">
        <w:t>, respetivamente.</w:t>
      </w:r>
    </w:p>
    <w:p w14:paraId="4BC6B608" w14:textId="0139D002" w:rsidR="00D01718" w:rsidRPr="008A6590" w:rsidRDefault="00D01718" w:rsidP="00257429">
      <w:r>
        <w:t xml:space="preserve">O administrador, além das permissões do utilizador comum, </w:t>
      </w:r>
      <w:ins w:id="274" w:author="José Fonseca" w:date="2015-11-27T15:13:00Z">
        <w:r w:rsidR="00772316">
          <w:t xml:space="preserve">também </w:t>
        </w:r>
      </w:ins>
      <w:r>
        <w:t>poderá adicionar, alterar e eliminar utilizadores.</w:t>
      </w:r>
    </w:p>
    <w:p w14:paraId="214233F7" w14:textId="77777777" w:rsidR="00440B5B" w:rsidRDefault="00ED1B12" w:rsidP="00257429">
      <w:r>
        <w:rPr>
          <w:noProof/>
          <w:lang w:val="en-US"/>
        </w:rPr>
        <w:drawing>
          <wp:inline distT="0" distB="0" distL="0" distR="0" wp14:anchorId="178EBFB7" wp14:editId="5A5D9CBB">
            <wp:extent cx="5400040" cy="3621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ontext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328" w14:textId="77777777" w:rsidR="00042ECE" w:rsidRDefault="004D09C5" w:rsidP="00257429">
      <w:pPr>
        <w:pStyle w:val="Caption"/>
      </w:pPr>
      <w:bookmarkStart w:id="275" w:name="_Ref433189030"/>
      <w:bookmarkStart w:id="276" w:name="_Toc435778838"/>
      <w:r>
        <w:t xml:space="preserve">Figura </w:t>
      </w:r>
      <w:fldSimple w:instr=" SEQ Figura \* ARABIC ">
        <w:r w:rsidR="00B27109">
          <w:rPr>
            <w:noProof/>
          </w:rPr>
          <w:t>3</w:t>
        </w:r>
      </w:fldSimple>
      <w:r>
        <w:t xml:space="preserve"> - Diagrama de Contexto</w:t>
      </w:r>
      <w:bookmarkEnd w:id="275"/>
      <w:bookmarkEnd w:id="276"/>
      <w:r w:rsidR="00042ECE">
        <w:br w:type="page"/>
      </w:r>
    </w:p>
    <w:p w14:paraId="67AD0063" w14:textId="77777777" w:rsidR="006A6A7B" w:rsidRDefault="00042ECE" w:rsidP="00FC0FDD">
      <w:pPr>
        <w:pStyle w:val="Heading2"/>
      </w:pPr>
      <w:bookmarkStart w:id="277" w:name="_Toc434846633"/>
      <w:bookmarkStart w:id="278" w:name="_Toc435806807"/>
      <w:r>
        <w:lastRenderedPageBreak/>
        <w:t>Diagrama de casos de uso</w:t>
      </w:r>
      <w:bookmarkEnd w:id="277"/>
      <w:bookmarkEnd w:id="278"/>
    </w:p>
    <w:p w14:paraId="72F4D245" w14:textId="704EBBB3" w:rsidR="00A65C55" w:rsidRDefault="0075561A" w:rsidP="00257429">
      <w:r w:rsidRPr="0075561A">
        <w:t xml:space="preserve">O </w:t>
      </w:r>
      <w:r w:rsidRPr="0075561A">
        <w:rPr>
          <w:bCs/>
        </w:rPr>
        <w:t>diagrama de caso</w:t>
      </w:r>
      <w:r w:rsidR="006E68CD">
        <w:rPr>
          <w:bCs/>
        </w:rPr>
        <w:t>s</w:t>
      </w:r>
      <w:r w:rsidRPr="0075561A">
        <w:rPr>
          <w:bCs/>
        </w:rPr>
        <w:t xml:space="preserve"> de uso</w:t>
      </w:r>
      <w:r w:rsidRPr="0075561A">
        <w:t xml:space="preserve"> descreve a funcionalidade proposta para um novo sistema que será proj</w:t>
      </w:r>
      <w:r w:rsidR="00B1222D">
        <w:t>etado</w:t>
      </w:r>
      <w:sdt>
        <w:sdtPr>
          <w:id w:val="-1069191687"/>
          <w:citation/>
        </w:sdtPr>
        <w:sdtContent>
          <w:r w:rsidR="00B1222D">
            <w:fldChar w:fldCharType="begin"/>
          </w:r>
          <w:r w:rsidR="00CF5AB1">
            <w:instrText xml:space="preserve">CITATION Wik151 \l 2070 </w:instrText>
          </w:r>
          <w:r w:rsidR="00B1222D">
            <w:fldChar w:fldCharType="separate"/>
          </w:r>
          <w:r w:rsidR="00AE5C33">
            <w:rPr>
              <w:noProof/>
            </w:rPr>
            <w:t xml:space="preserve"> (3)</w:t>
          </w:r>
          <w:r w:rsidR="00B1222D">
            <w:fldChar w:fldCharType="end"/>
          </w:r>
        </w:sdtContent>
      </w:sdt>
      <w:r w:rsidRPr="0075561A">
        <w:t>.</w:t>
      </w:r>
      <w:r w:rsidR="00AD6330">
        <w:t xml:space="preserve"> </w:t>
      </w:r>
      <w:r w:rsidR="00080BD8">
        <w:t xml:space="preserve">Este diagrama mostra todas </w:t>
      </w:r>
      <w:r w:rsidR="00BD5DAA">
        <w:t xml:space="preserve">as funcionalidades do sistema e de que modo </w:t>
      </w:r>
      <w:ins w:id="279" w:author="José Fonseca" w:date="2015-11-27T15:14:00Z">
        <w:r w:rsidR="00331CAB">
          <w:t xml:space="preserve">este </w:t>
        </w:r>
      </w:ins>
      <w:r w:rsidR="00BD5DAA">
        <w:t>interage com o utilizador.</w:t>
      </w:r>
      <w:r w:rsidR="006E68CD">
        <w:t xml:space="preserve"> O diagrama de casos de uso para este projeto (Figura 2) tem em conta as interações descritas no diagrama de contexto anterior</w:t>
      </w:r>
      <w:r w:rsidR="00FA5371">
        <w:t>,</w:t>
      </w:r>
      <w:r w:rsidR="006E68CD">
        <w:t xml:space="preserve"> mas também </w:t>
      </w:r>
      <w:r w:rsidR="00FA5371">
        <w:t>indica</w:t>
      </w:r>
      <w:r w:rsidR="006E68CD">
        <w:t xml:space="preserve"> os casos de uso da própria aplicação.</w:t>
      </w:r>
      <w:r w:rsidR="00FA5371">
        <w:t xml:space="preserve"> </w:t>
      </w:r>
    </w:p>
    <w:p w14:paraId="35338805" w14:textId="36F72C01" w:rsidR="006A6A7B" w:rsidRDefault="0004217A" w:rsidP="00257429">
      <w:r>
        <w:t>O sistema irá contabilizar as boleias efetuadas e recebidas de cada utilizador, ou seja, sempre que ocorre uma entrada ou saída de um condutor ou passageiro de uma boleia</w:t>
      </w:r>
      <w:r w:rsidR="00D01718">
        <w:t xml:space="preserve">, serão calculadas estatísticas para os utilizadores envolventes (de acordo com </w:t>
      </w:r>
      <w:ins w:id="280" w:author="José Fonseca" w:date="2015-11-27T15:14:00Z">
        <w:r w:rsidR="00331CAB">
          <w:t>a alínea 3 d</w:t>
        </w:r>
      </w:ins>
      <w:r w:rsidR="00D01718">
        <w:t>o ponto 1.2</w:t>
      </w:r>
      <w:ins w:id="281" w:author="José Fonseca" w:date="2015-11-27T15:15:00Z">
        <w:r w:rsidR="00331CAB">
          <w:t xml:space="preserve"> dos objetivos</w:t>
        </w:r>
      </w:ins>
      <w:del w:id="282" w:author="José Fonseca" w:date="2015-11-27T15:15:00Z">
        <w:r w:rsidR="00D01718" w:rsidDel="00331CAB">
          <w:delText>.3 mencionado anteriormente</w:delText>
        </w:r>
      </w:del>
      <w:r w:rsidR="00D01718">
        <w:t>). O sistema também enviará emails, sempre que haja uma alteração de uma boleia, aos passageiros envolventes (</w:t>
      </w:r>
      <w:del w:id="283" w:author="José Fonseca" w:date="2015-11-27T15:18:00Z">
        <w:r w:rsidR="00D01718" w:rsidDel="00777110">
          <w:delText>ponto</w:delText>
        </w:r>
        <w:r w:rsidR="00BF3E2D" w:rsidDel="00777110">
          <w:delText xml:space="preserve"> 1.2.</w:delText>
        </w:r>
      </w:del>
      <w:ins w:id="284" w:author="José Fonseca" w:date="2015-11-27T15:18:00Z">
        <w:r w:rsidR="00777110">
          <w:t xml:space="preserve">alínea </w:t>
        </w:r>
      </w:ins>
      <w:r w:rsidR="00BF3E2D">
        <w:t>6</w:t>
      </w:r>
      <w:r w:rsidR="00D01718">
        <w:t>), criará cópias de segurança da base de dados regularmente (</w:t>
      </w:r>
      <w:del w:id="285" w:author="José Fonseca" w:date="2015-11-27T15:18:00Z">
        <w:r w:rsidR="00D01718" w:rsidDel="00777110">
          <w:delText>ponto</w:delText>
        </w:r>
        <w:r w:rsidR="00BF3E2D" w:rsidDel="00777110">
          <w:delText xml:space="preserve"> 1.2.</w:delText>
        </w:r>
      </w:del>
      <w:ins w:id="286" w:author="José Fonseca" w:date="2015-11-27T15:18:00Z">
        <w:r w:rsidR="00777110">
          <w:t xml:space="preserve">alínea </w:t>
        </w:r>
      </w:ins>
      <w:r w:rsidR="00BF3E2D">
        <w:t>9</w:t>
      </w:r>
      <w:r w:rsidR="00D01718">
        <w:t xml:space="preserve">) e </w:t>
      </w:r>
      <w:r w:rsidR="00BF3E2D">
        <w:t>registará as alterações dos utilizadores à base de dados (</w:t>
      </w:r>
      <w:del w:id="287" w:author="José Fonseca" w:date="2015-11-27T15:18:00Z">
        <w:r w:rsidR="00BF3E2D" w:rsidDel="00777110">
          <w:delText>ponto 1.2.</w:delText>
        </w:r>
      </w:del>
      <w:ins w:id="288" w:author="José Fonseca" w:date="2015-11-27T15:18:00Z">
        <w:r w:rsidR="00777110">
          <w:t xml:space="preserve">alínea </w:t>
        </w:r>
      </w:ins>
      <w:r w:rsidR="00BF3E2D">
        <w:t>10).</w:t>
      </w:r>
    </w:p>
    <w:p w14:paraId="14F5F179" w14:textId="77777777" w:rsidR="00D01718" w:rsidRDefault="00D01718" w:rsidP="00257429"/>
    <w:p w14:paraId="3A3D77A3" w14:textId="77777777" w:rsidR="0020078E" w:rsidRDefault="001D2AC1" w:rsidP="00257429">
      <w:r>
        <w:rPr>
          <w:noProof/>
          <w:lang w:val="en-US"/>
        </w:rPr>
        <w:lastRenderedPageBreak/>
        <w:drawing>
          <wp:inline distT="0" distB="0" distL="0" distR="0" wp14:anchorId="54529630" wp14:editId="7F588A9F">
            <wp:extent cx="4252823" cy="84021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asosDeUs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840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8965" w14:textId="77777777" w:rsidR="00BD5DAA" w:rsidRDefault="007662F7" w:rsidP="00257429">
      <w:pPr>
        <w:pStyle w:val="Caption"/>
      </w:pPr>
      <w:bookmarkStart w:id="289" w:name="_Toc435778839"/>
      <w:bookmarkStart w:id="290" w:name="_Ref433276611"/>
      <w:r>
        <w:t xml:space="preserve">Figura </w:t>
      </w:r>
      <w:fldSimple w:instr=" SEQ Figura \* ARABIC ">
        <w:r w:rsidR="00B27109">
          <w:rPr>
            <w:noProof/>
          </w:rPr>
          <w:t>4</w:t>
        </w:r>
      </w:fldSimple>
      <w:r>
        <w:t xml:space="preserve"> - Diagrama de Casos de Uso</w:t>
      </w:r>
      <w:bookmarkEnd w:id="289"/>
      <w:r>
        <w:t xml:space="preserve"> </w:t>
      </w:r>
      <w:bookmarkEnd w:id="290"/>
      <w:r w:rsidR="006A6A7B">
        <w:br w:type="page"/>
      </w:r>
    </w:p>
    <w:p w14:paraId="655AD815" w14:textId="77777777" w:rsidR="00BD5DAA" w:rsidRDefault="000D7943" w:rsidP="00FC0FDD">
      <w:pPr>
        <w:pStyle w:val="Heading2"/>
      </w:pPr>
      <w:bookmarkStart w:id="291" w:name="_Toc434846634"/>
      <w:bookmarkStart w:id="292" w:name="_Toc435806808"/>
      <w:r>
        <w:lastRenderedPageBreak/>
        <w:t>Descrições</w:t>
      </w:r>
      <w:r w:rsidR="00BD5DAA">
        <w:t xml:space="preserve"> de casos de uso</w:t>
      </w:r>
      <w:bookmarkEnd w:id="291"/>
      <w:bookmarkEnd w:id="292"/>
    </w:p>
    <w:p w14:paraId="69208926" w14:textId="7919C101" w:rsidR="008E4C65" w:rsidRDefault="00D6719C" w:rsidP="00257429">
      <w:r>
        <w:t xml:space="preserve">As descrições de caso de uso explicam detalhadamente como cada caso de uso irá funcionar e em que condições irá funcionar. </w:t>
      </w:r>
      <w:r w:rsidR="005B5989">
        <w:t xml:space="preserve">As descrições apresentam </w:t>
      </w:r>
      <w:r w:rsidR="004C355A">
        <w:t xml:space="preserve">detalhadamente </w:t>
      </w:r>
      <w:r w:rsidR="005B5989">
        <w:t xml:space="preserve">passos sequenciais </w:t>
      </w:r>
      <w:r w:rsidR="004C355A">
        <w:t>de como os casos de uso irão funcionar. Também apresentam cenários alternativos ao caso de uso e testes necessários para garantir a integridade do caso de uso.</w:t>
      </w:r>
      <w:r w:rsidR="00E75C36">
        <w:t xml:space="preserve"> Nesta secção são apresentadas as descrições dos casos de uso mais relevantes </w:t>
      </w:r>
      <w:del w:id="293" w:author="José Fonseca" w:date="2015-11-27T15:19:00Z">
        <w:r w:rsidR="00E75C36" w:rsidDel="00777110">
          <w:delText>e essenciais a</w:delText>
        </w:r>
      </w:del>
      <w:ins w:id="294" w:author="José Fonseca" w:date="2015-11-27T15:19:00Z">
        <w:r w:rsidR="00777110">
          <w:t>d</w:t>
        </w:r>
      </w:ins>
      <w:r w:rsidR="00E75C36">
        <w:t>o projeto, que são aquelas ligadas à gestão das boleias e dos utilizadores.</w:t>
      </w:r>
      <w:r w:rsidR="00D96943">
        <w:t xml:space="preserve"> </w:t>
      </w:r>
      <w:ins w:id="295" w:author="José Fonseca" w:date="2015-11-27T15:19:00Z">
        <w:r w:rsidR="00777110">
          <w:t xml:space="preserve">O conjunto completo das </w:t>
        </w:r>
      </w:ins>
      <w:del w:id="296" w:author="José Fonseca" w:date="2015-11-27T15:19:00Z">
        <w:r w:rsidR="00D96943" w:rsidDel="00777110">
          <w:delText xml:space="preserve">Outras </w:delText>
        </w:r>
      </w:del>
      <w:r w:rsidR="00D96943">
        <w:t xml:space="preserve">descrições </w:t>
      </w:r>
      <w:del w:id="297" w:author="José Fonseca" w:date="2015-11-27T15:19:00Z">
        <w:r w:rsidR="00D96943" w:rsidDel="00777110">
          <w:delText xml:space="preserve">menos relevantes podem ser encontradas </w:delText>
        </w:r>
      </w:del>
      <w:ins w:id="298" w:author="José Fonseca" w:date="2015-11-27T15:19:00Z">
        <w:r w:rsidR="00C80CB8">
          <w:t>encontra</w:t>
        </w:r>
        <w:r w:rsidR="00777110">
          <w:t xml:space="preserve">-se </w:t>
        </w:r>
      </w:ins>
      <w:r w:rsidR="00D96943">
        <w:t>no</w:t>
      </w:r>
      <w:r w:rsidR="009E4CBC">
        <w:t xml:space="preserve"> </w:t>
      </w:r>
      <w:r w:rsidR="009E4CBC">
        <w:fldChar w:fldCharType="begin"/>
      </w:r>
      <w:r w:rsidR="009E4CBC">
        <w:instrText xml:space="preserve"> REF AnexoA \h </w:instrText>
      </w:r>
      <w:r w:rsidR="009E4CBC">
        <w:fldChar w:fldCharType="separate"/>
      </w:r>
      <w:r w:rsidR="00B27109">
        <w:t>Anexo A</w:t>
      </w:r>
      <w:r w:rsidR="009E4CBC">
        <w:fldChar w:fldCharType="end"/>
      </w:r>
      <w:r w:rsidR="00D96943">
        <w:t>.</w:t>
      </w:r>
    </w:p>
    <w:p w14:paraId="203A69BF" w14:textId="77777777" w:rsidR="008E4C65" w:rsidRDefault="00F13C11" w:rsidP="00416BE3">
      <w:pPr>
        <w:pStyle w:val="Heading3"/>
      </w:pPr>
      <w:bookmarkStart w:id="299" w:name="_Toc434846635"/>
      <w:bookmarkStart w:id="300" w:name="_Toc435806809"/>
      <w:r>
        <w:t xml:space="preserve">Inserir </w:t>
      </w:r>
      <w:r w:rsidR="003E7FFE">
        <w:t>b</w:t>
      </w:r>
      <w:r>
        <w:t>oleia</w:t>
      </w:r>
      <w:bookmarkEnd w:id="299"/>
      <w:bookmarkEnd w:id="300"/>
    </w:p>
    <w:p w14:paraId="7BF79049" w14:textId="0EC7C1B7" w:rsidR="00F13C11" w:rsidRDefault="00BC2382" w:rsidP="00F13C11">
      <w:r>
        <w:t xml:space="preserve">Este caso de uso </w:t>
      </w:r>
      <w:del w:id="301" w:author="José Fonseca" w:date="2015-11-27T15:20:00Z">
        <w:r w:rsidDel="00C80CB8">
          <w:delText xml:space="preserve">não é particularmente interessante, mas </w:delText>
        </w:r>
      </w:del>
      <w:r>
        <w:t>é essencial ao bom funcionamento da aplicação. O cenário principal deste caso de uso requer</w:t>
      </w:r>
      <w:r w:rsidR="008A4EDF">
        <w:t xml:space="preserve"> o </w:t>
      </w:r>
      <w:r w:rsidR="003E7FFE">
        <w:t>ator</w:t>
      </w:r>
      <w:r w:rsidR="008A4EDF">
        <w:t xml:space="preserve"> selecionar o botão “Inserir Boleia” e preencher um formulário com os dados da boleia desejada. </w:t>
      </w:r>
    </w:p>
    <w:p w14:paraId="636740CC" w14:textId="205F3012" w:rsidR="008A4EDF" w:rsidRPr="00F13C11" w:rsidRDefault="008A4EDF" w:rsidP="00F13C11">
      <w:r>
        <w:t xml:space="preserve">O que faz este caso de uso diferente do habitual é a existência de um cenário alternativo onde o </w:t>
      </w:r>
      <w:r w:rsidR="003E7FFE">
        <w:t>ator</w:t>
      </w:r>
      <w:r>
        <w:t xml:space="preserve"> não </w:t>
      </w:r>
      <w:r w:rsidR="003E108B">
        <w:t xml:space="preserve">precisa preencher </w:t>
      </w:r>
      <w:ins w:id="302" w:author="José Fonseca" w:date="2015-11-27T15:21:00Z">
        <w:r w:rsidR="00C80CB8">
          <w:t xml:space="preserve">nenhum </w:t>
        </w:r>
      </w:ins>
      <w:r w:rsidR="003E108B">
        <w:t xml:space="preserve">formulário. Ao clicar num botão alternativo, localizado nos espaços vazios do mapa de boleias, o sistema coloca automaticamente uma boleia nesse espaço com </w:t>
      </w:r>
      <w:r w:rsidR="003E7FFE">
        <w:t xml:space="preserve">as </w:t>
      </w:r>
      <w:r w:rsidR="003E108B">
        <w:t xml:space="preserve">pré-configurações </w:t>
      </w:r>
      <w:r w:rsidR="003E7FFE">
        <w:t>do ator (as configurações do ator são preenchidas durante o registo do utilizador na base de dados).  Este processo todo está descrito na tabela abaixo (</w:t>
      </w:r>
      <w:r w:rsidR="00186787">
        <w:fldChar w:fldCharType="begin"/>
      </w:r>
      <w:r w:rsidR="00186787">
        <w:instrText xml:space="preserve"> REF _Ref434416160 \h </w:instrText>
      </w:r>
      <w:r w:rsidR="00186787">
        <w:fldChar w:fldCharType="separate"/>
      </w:r>
      <w:r w:rsidR="00B27109">
        <w:t xml:space="preserve">Tabela </w:t>
      </w:r>
      <w:r w:rsidR="00B27109">
        <w:rPr>
          <w:noProof/>
        </w:rPr>
        <w:t>5</w:t>
      </w:r>
      <w:r w:rsidR="00186787">
        <w:fldChar w:fldCharType="end"/>
      </w:r>
      <w:r w:rsidR="003E7FFE">
        <w:t>).</w:t>
      </w:r>
    </w:p>
    <w:p w14:paraId="0B2DAAC1" w14:textId="77777777" w:rsidR="008E4C65" w:rsidRDefault="008E4C65">
      <w:pPr>
        <w:spacing w:line="276" w:lineRule="auto"/>
        <w:jc w:val="left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E4C65" w14:paraId="24EB6C2E" w14:textId="77777777" w:rsidTr="00F07A4B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71FC5D04" w14:textId="77777777" w:rsidR="008E4C65" w:rsidRDefault="008E4C65" w:rsidP="00F07A4B">
            <w:r>
              <w:lastRenderedPageBreak/>
              <w:t>Nome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9576A" w14:textId="77777777" w:rsidR="008E4C65" w:rsidRDefault="008E4C65" w:rsidP="00F07A4B">
            <w:r>
              <w:t>Inserir boleia</w:t>
            </w:r>
          </w:p>
        </w:tc>
      </w:tr>
      <w:tr w:rsidR="008E4C65" w14:paraId="1883FA9A" w14:textId="77777777" w:rsidTr="00F07A4B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76A1DF20" w14:textId="77777777" w:rsidR="008E4C65" w:rsidRDefault="008E4C65" w:rsidP="00F07A4B">
            <w:r>
              <w:t>Objetivo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9B43A" w14:textId="77777777" w:rsidR="008E4C65" w:rsidRDefault="008E4C65" w:rsidP="00F07A4B">
            <w:r>
              <w:t xml:space="preserve">O ator insere uma boleia </w:t>
            </w:r>
          </w:p>
        </w:tc>
      </w:tr>
      <w:tr w:rsidR="008E4C65" w14:paraId="3BF2CDC8" w14:textId="77777777" w:rsidTr="00F07A4B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1A319E25" w14:textId="77777777" w:rsidR="008E4C65" w:rsidRDefault="008E4C65" w:rsidP="00F07A4B">
            <w:r>
              <w:t>Prioridade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CADC1" w14:textId="77777777" w:rsidR="008E4C65" w:rsidRDefault="008E4C65" w:rsidP="00F07A4B">
            <w:r>
              <w:t>Alta</w:t>
            </w:r>
          </w:p>
        </w:tc>
      </w:tr>
      <w:tr w:rsidR="008E4C65" w14:paraId="0E84C53F" w14:textId="77777777" w:rsidTr="00F07A4B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6CCD577B" w14:textId="77777777" w:rsidR="008E4C65" w:rsidRDefault="008E4C65" w:rsidP="00F07A4B">
            <w:r>
              <w:t>Pré-condição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2041E" w14:textId="77777777" w:rsidR="008E4C65" w:rsidRDefault="008E4C65" w:rsidP="00F07A4B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8E4C65" w14:paraId="5763CB1A" w14:textId="77777777" w:rsidTr="00F07A4B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168FCD44" w14:textId="77777777" w:rsidR="008E4C65" w:rsidRDefault="008E4C65" w:rsidP="00F07A4B">
            <w:r>
              <w:t>Cenário principal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27934" w14:textId="77777777" w:rsidR="008E4C65" w:rsidRDefault="008E4C65" w:rsidP="00A71114">
            <w:pPr>
              <w:pStyle w:val="ListParagraph"/>
              <w:numPr>
                <w:ilvl w:val="0"/>
                <w:numId w:val="5"/>
              </w:numPr>
            </w:pPr>
            <w:r>
              <w:t xml:space="preserve">O </w:t>
            </w:r>
            <w:commentRangeStart w:id="303"/>
            <w:r>
              <w:t xml:space="preserve">Caso de Uso </w:t>
            </w:r>
            <w:commentRangeEnd w:id="303"/>
            <w:r w:rsidR="00C80CB8">
              <w:rPr>
                <w:rStyle w:val="CommentReference"/>
              </w:rPr>
              <w:commentReference w:id="303"/>
            </w:r>
            <w:r>
              <w:t>começa quando o ator clica no botão “Inserir Boleia” ou quando seleciona um espaço vazio no mapa de boleias</w:t>
            </w:r>
          </w:p>
          <w:p w14:paraId="30B08F04" w14:textId="77777777" w:rsidR="008E4C65" w:rsidRDefault="008E4C65" w:rsidP="00A71114">
            <w:pPr>
              <w:pStyle w:val="ListParagraph"/>
              <w:numPr>
                <w:ilvl w:val="0"/>
                <w:numId w:val="5"/>
              </w:numPr>
            </w:pPr>
            <w:r>
              <w:t>O sistema apresenta o formulário “Inserir boleia”</w:t>
            </w:r>
          </w:p>
          <w:p w14:paraId="006B5F1A" w14:textId="77777777" w:rsidR="008E4C65" w:rsidRDefault="008E4C65" w:rsidP="00A71114">
            <w:pPr>
              <w:pStyle w:val="ListParagraph"/>
              <w:numPr>
                <w:ilvl w:val="0"/>
                <w:numId w:val="5"/>
              </w:numPr>
            </w:pPr>
            <w:r>
              <w:t>O ator preenche os campos obrigatórios.</w:t>
            </w:r>
          </w:p>
          <w:p w14:paraId="322C2956" w14:textId="77777777" w:rsidR="008E4C65" w:rsidRDefault="008E4C65" w:rsidP="00A71114">
            <w:pPr>
              <w:pStyle w:val="ListParagraph"/>
              <w:numPr>
                <w:ilvl w:val="0"/>
                <w:numId w:val="5"/>
              </w:numPr>
            </w:pPr>
            <w:r>
              <w:t>O ator clica no botão “Ok”, confirmando os dados</w:t>
            </w:r>
          </w:p>
          <w:p w14:paraId="633A8742" w14:textId="77777777" w:rsidR="008E4C65" w:rsidRDefault="008E4C65" w:rsidP="00A71114">
            <w:pPr>
              <w:pStyle w:val="ListParagraph"/>
              <w:numPr>
                <w:ilvl w:val="0"/>
                <w:numId w:val="5"/>
              </w:numPr>
            </w:pPr>
            <w:r>
              <w:t>O sistema regista os dados</w:t>
            </w:r>
          </w:p>
        </w:tc>
      </w:tr>
      <w:tr w:rsidR="008E4C65" w14:paraId="2E1637EA" w14:textId="77777777" w:rsidTr="00F07A4B">
        <w:trPr>
          <w:trHeight w:val="55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2A73779E" w14:textId="77777777" w:rsidR="008E4C65" w:rsidRDefault="008E4C65" w:rsidP="00F07A4B">
            <w:r>
              <w:t>Cenário alternativo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0B3B4" w14:textId="77777777" w:rsidR="008E4C65" w:rsidRDefault="008E4C65" w:rsidP="00F07A4B">
            <w:r>
              <w:t>O ator pode cancelar a operação a qualquer momento.</w:t>
            </w:r>
          </w:p>
          <w:p w14:paraId="3DBAC8EC" w14:textId="77777777" w:rsidR="008E4C65" w:rsidRDefault="008E4C65" w:rsidP="00F07A4B">
            <w:r>
              <w:t>1. a. No caso de selecionar um espaço vazio no mapa, a boleia é colocada automaticamente sem a necessidade de formulário. A boleia será inserida com os valores pré-configurados pelo utilizador.</w:t>
            </w:r>
          </w:p>
          <w:p w14:paraId="41BAD8FB" w14:textId="77777777" w:rsidR="008E4C65" w:rsidRDefault="008E4C65" w:rsidP="00F07A4B">
            <w:r>
              <w:t>4. a. O ator não preenche todos os campos obrigatórios e aparece uma mensagem de erro.</w:t>
            </w:r>
          </w:p>
          <w:p w14:paraId="3822E775" w14:textId="77777777" w:rsidR="008E4C65" w:rsidRDefault="008E4C65" w:rsidP="00F07A4B">
            <w:r>
              <w:t>4. b. Se a sintaxe de algum campo estiver incorreta, mostra mensagem de erro.</w:t>
            </w:r>
          </w:p>
        </w:tc>
      </w:tr>
      <w:tr w:rsidR="008E4C65" w14:paraId="594FE454" w14:textId="77777777" w:rsidTr="00F07A4B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256BDFA1" w14:textId="77777777" w:rsidR="008E4C65" w:rsidRDefault="008E4C65" w:rsidP="00F07A4B">
            <w:r>
              <w:t>Pós-condição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EF23D" w14:textId="77777777" w:rsidR="008E4C65" w:rsidRDefault="008E4C65" w:rsidP="00F07A4B">
            <w:r>
              <w:t>Os dados estatísticos relevantes ao ator são atualizados.</w:t>
            </w:r>
          </w:p>
        </w:tc>
      </w:tr>
      <w:tr w:rsidR="008E4C65" w14:paraId="66715B7B" w14:textId="77777777" w:rsidTr="00F07A4B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68F74002" w14:textId="77777777" w:rsidR="008E4C65" w:rsidRDefault="008E4C65" w:rsidP="00F07A4B">
            <w:r>
              <w:t>Casos de teste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F703B" w14:textId="77777777" w:rsidR="008E4C65" w:rsidRDefault="008E4C65" w:rsidP="00A71114">
            <w:pPr>
              <w:pStyle w:val="ListParagraph"/>
              <w:numPr>
                <w:ilvl w:val="0"/>
                <w:numId w:val="1"/>
              </w:numPr>
            </w:pPr>
            <w:r>
              <w:t>Verificar se o mapa de boleias é atualizado corretamente.</w:t>
            </w:r>
          </w:p>
          <w:p w14:paraId="186169AB" w14:textId="77777777" w:rsidR="008E4C65" w:rsidRDefault="008E4C65" w:rsidP="00A71114">
            <w:pPr>
              <w:pStyle w:val="ListParagraph"/>
              <w:numPr>
                <w:ilvl w:val="0"/>
                <w:numId w:val="1"/>
              </w:numPr>
            </w:pPr>
            <w:r>
              <w:t>Verificar se as estatísticas são atualizadas corretamente.</w:t>
            </w:r>
          </w:p>
          <w:p w14:paraId="6C1F7DB1" w14:textId="77777777" w:rsidR="008E4C65" w:rsidRDefault="008E4C65" w:rsidP="00A71114">
            <w:pPr>
              <w:pStyle w:val="ListParagraph"/>
              <w:numPr>
                <w:ilvl w:val="0"/>
                <w:numId w:val="1"/>
              </w:numPr>
            </w:pPr>
            <w:r>
              <w:t>Verificar se ao omitir campos obrigatórios, o sistema dá erro.</w:t>
            </w:r>
          </w:p>
          <w:p w14:paraId="0F25CE77" w14:textId="77777777" w:rsidR="008E4C65" w:rsidRDefault="008E4C65" w:rsidP="00A71114">
            <w:pPr>
              <w:pStyle w:val="ListParagraph"/>
              <w:numPr>
                <w:ilvl w:val="0"/>
                <w:numId w:val="1"/>
              </w:numPr>
            </w:pPr>
            <w:r>
              <w:t>Verificar se os campos são preenchidos corretamente</w:t>
            </w:r>
          </w:p>
          <w:p w14:paraId="386E52B8" w14:textId="77777777" w:rsidR="008E4C65" w:rsidRDefault="008E4C65" w:rsidP="00A71114">
            <w:pPr>
              <w:pStyle w:val="ListParagraph"/>
              <w:numPr>
                <w:ilvl w:val="0"/>
                <w:numId w:val="2"/>
              </w:numPr>
            </w:pPr>
            <w:r>
              <w:t>Se os campos numéricos só contêm carateres numéricos.</w:t>
            </w:r>
          </w:p>
          <w:p w14:paraId="7B682C1D" w14:textId="77777777" w:rsidR="008E4C65" w:rsidRDefault="008E4C65" w:rsidP="00A71114">
            <w:pPr>
              <w:pStyle w:val="ListParagraph"/>
              <w:numPr>
                <w:ilvl w:val="0"/>
                <w:numId w:val="2"/>
              </w:numPr>
            </w:pPr>
            <w:r>
              <w:t>Se os campos alfabéticos só contêm carateres alfabéticos.</w:t>
            </w:r>
          </w:p>
        </w:tc>
      </w:tr>
    </w:tbl>
    <w:p w14:paraId="25CF5CC5" w14:textId="77777777" w:rsidR="003E7FFE" w:rsidRDefault="003E7FFE" w:rsidP="003E7FFE">
      <w:pPr>
        <w:pStyle w:val="Caption"/>
      </w:pPr>
      <w:bookmarkStart w:id="304" w:name="_Ref434416160"/>
      <w:bookmarkStart w:id="305" w:name="_Toc435778860"/>
      <w:r>
        <w:t xml:space="preserve">Tabela </w:t>
      </w:r>
      <w:fldSimple w:instr=" SEQ Tabela \* ARABIC ">
        <w:r w:rsidR="00B27109">
          <w:rPr>
            <w:noProof/>
          </w:rPr>
          <w:t>5</w:t>
        </w:r>
      </w:fldSimple>
      <w:bookmarkEnd w:id="304"/>
      <w:r>
        <w:t xml:space="preserve"> - Descrição do caso de uso "Inserir Boleia"</w:t>
      </w:r>
      <w:bookmarkEnd w:id="305"/>
    </w:p>
    <w:p w14:paraId="1F26B84D" w14:textId="77777777" w:rsidR="008E4C65" w:rsidRDefault="008E4C65" w:rsidP="008E4C65">
      <w:pPr>
        <w:spacing w:line="276" w:lineRule="auto"/>
        <w:jc w:val="left"/>
      </w:pPr>
      <w:r>
        <w:br w:type="page"/>
      </w:r>
    </w:p>
    <w:p w14:paraId="2B79276F" w14:textId="77777777" w:rsidR="00186787" w:rsidRDefault="00D96943" w:rsidP="00186787">
      <w:pPr>
        <w:pStyle w:val="Heading3"/>
      </w:pPr>
      <w:bookmarkStart w:id="306" w:name="_Toc434846636"/>
      <w:bookmarkStart w:id="307" w:name="_Toc435806810"/>
      <w:r>
        <w:lastRenderedPageBreak/>
        <w:t>Eliminar boleia</w:t>
      </w:r>
      <w:bookmarkEnd w:id="306"/>
      <w:bookmarkEnd w:id="307"/>
    </w:p>
    <w:p w14:paraId="61EA8F69" w14:textId="77777777" w:rsidR="009E4CBC" w:rsidRPr="009E4CBC" w:rsidRDefault="009E4CBC" w:rsidP="009E4CBC">
      <w:r>
        <w:t>O que devemos notar deste caso de uso é o cenário alternativo. Se uma boleia fizer parte de uma repetição, o sistema faz uma pergunta adicional ao ator para eliminar todas as boleias ligadas a essa repetição.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6943" w14:paraId="3C79FF25" w14:textId="77777777" w:rsidTr="00D96943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7E8C90EC" w14:textId="77777777" w:rsidR="00D96943" w:rsidRDefault="00D96943" w:rsidP="00D96943">
            <w:r>
              <w:t>Nome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0AF82" w14:textId="77777777" w:rsidR="00D96943" w:rsidRDefault="00D96943" w:rsidP="00D96943">
            <w:r>
              <w:t>Eliminar boleia</w:t>
            </w:r>
          </w:p>
        </w:tc>
      </w:tr>
      <w:tr w:rsidR="00D96943" w14:paraId="39F5F447" w14:textId="77777777" w:rsidTr="00D96943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2F3DFE17" w14:textId="77777777" w:rsidR="00D96943" w:rsidRDefault="00D96943" w:rsidP="00D96943">
            <w:r>
              <w:t>Objetivo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9956A" w14:textId="77777777" w:rsidR="00D96943" w:rsidRDefault="00D96943" w:rsidP="00D96943">
            <w:r>
              <w:t xml:space="preserve">O ator elimina uma boleia </w:t>
            </w:r>
          </w:p>
        </w:tc>
      </w:tr>
      <w:tr w:rsidR="00D96943" w14:paraId="08C15E48" w14:textId="77777777" w:rsidTr="00D96943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2BA90982" w14:textId="77777777" w:rsidR="00D96943" w:rsidRDefault="00D96943" w:rsidP="00D96943">
            <w:r>
              <w:t>Prioridade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E7F2B" w14:textId="77777777" w:rsidR="00D96943" w:rsidRDefault="00D96943" w:rsidP="00D96943">
            <w:r>
              <w:t>Baixa</w:t>
            </w:r>
          </w:p>
        </w:tc>
      </w:tr>
      <w:tr w:rsidR="00D96943" w14:paraId="6B1EE82E" w14:textId="77777777" w:rsidTr="00D96943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7D4A9278" w14:textId="77777777" w:rsidR="00D96943" w:rsidRDefault="00D96943" w:rsidP="00D96943">
            <w:r>
              <w:t>Pré-condição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0D24" w14:textId="77777777" w:rsidR="00D96943" w:rsidRDefault="00D96943" w:rsidP="00D96943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96943" w14:paraId="65598DC2" w14:textId="77777777" w:rsidTr="00D96943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1BBE1F34" w14:textId="77777777" w:rsidR="00D96943" w:rsidRDefault="00D96943" w:rsidP="00D96943">
            <w:r>
              <w:t>Cenário principal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FD658" w14:textId="77777777" w:rsidR="00D96943" w:rsidRDefault="00D96943" w:rsidP="00D96943">
            <w:pPr>
              <w:pStyle w:val="ListParagraph"/>
              <w:numPr>
                <w:ilvl w:val="0"/>
                <w:numId w:val="22"/>
              </w:numPr>
            </w:pPr>
            <w:r>
              <w:t>O Caso de Uso começa quando o ator clica no botão “Eliminar” após selecionar uma boleia.</w:t>
            </w:r>
          </w:p>
          <w:p w14:paraId="458EE09C" w14:textId="77777777" w:rsidR="00D96943" w:rsidRDefault="00D96943" w:rsidP="00D96943">
            <w:pPr>
              <w:pStyle w:val="ListParagraph"/>
              <w:numPr>
                <w:ilvl w:val="0"/>
                <w:numId w:val="22"/>
              </w:numPr>
            </w:pPr>
            <w:r>
              <w:t>O sistema pede a confirmação da eliminação.</w:t>
            </w:r>
          </w:p>
          <w:p w14:paraId="154B9711" w14:textId="77777777" w:rsidR="00D96943" w:rsidRDefault="00D96943" w:rsidP="00D96943">
            <w:pPr>
              <w:pStyle w:val="ListParagraph"/>
              <w:numPr>
                <w:ilvl w:val="0"/>
                <w:numId w:val="22"/>
              </w:numPr>
            </w:pPr>
            <w:r>
              <w:t>O ator clica no botão “Ok”, confirmando a eliminação</w:t>
            </w:r>
            <w:r w:rsidR="009E4CBC">
              <w:t>.</w:t>
            </w:r>
          </w:p>
          <w:p w14:paraId="0FEF2B37" w14:textId="77777777" w:rsidR="00D96943" w:rsidRDefault="00D96943" w:rsidP="00D96943">
            <w:pPr>
              <w:pStyle w:val="ListParagraph"/>
              <w:numPr>
                <w:ilvl w:val="0"/>
                <w:numId w:val="22"/>
              </w:numPr>
            </w:pPr>
            <w:r>
              <w:t>O sistema elimina a boleia.</w:t>
            </w:r>
          </w:p>
        </w:tc>
      </w:tr>
      <w:tr w:rsidR="00D96943" w14:paraId="3A1407EF" w14:textId="77777777" w:rsidTr="00D96943">
        <w:trPr>
          <w:trHeight w:val="55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37A02ED5" w14:textId="77777777" w:rsidR="00D96943" w:rsidRDefault="00D96943" w:rsidP="00D96943">
            <w:r>
              <w:t>Cenário alternativo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175AD" w14:textId="77777777" w:rsidR="00D96943" w:rsidRDefault="00D96943" w:rsidP="00D96943">
            <w:r>
              <w:t>O ator pode cancelar a operação a qualquer momento.</w:t>
            </w:r>
          </w:p>
          <w:p w14:paraId="5F7C2E96" w14:textId="77777777" w:rsidR="00D96943" w:rsidRDefault="00D96943" w:rsidP="00D96943">
            <w:r>
              <w:t>1.a Se a boleia pertencer a uma repetição, o sistema pergunta ao ator se ele quer eliminar as bol</w:t>
            </w:r>
            <w:r w:rsidR="009E4CBC">
              <w:t>eias associadas a essa repetição</w:t>
            </w:r>
            <w:r>
              <w:t>.</w:t>
            </w:r>
            <w:r w:rsidR="009E4CBC">
              <w:t xml:space="preserve"> Se ele confirmar, então no passo 4, são eliminadas todas as boleias ligadas a essa repetição.</w:t>
            </w:r>
          </w:p>
        </w:tc>
      </w:tr>
      <w:tr w:rsidR="00D96943" w14:paraId="3728D0C6" w14:textId="77777777" w:rsidTr="00D96943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2D8134B1" w14:textId="77777777" w:rsidR="00D96943" w:rsidRDefault="00D96943" w:rsidP="00D96943">
            <w:r>
              <w:t>Pós-condição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F2E1C" w14:textId="77777777" w:rsidR="00D96943" w:rsidRDefault="00D96943" w:rsidP="00D96943">
            <w:r>
              <w:t>Os dados estatísticos relevantes ao condutor e passageiros (se existirem) da boleia repetida  são atualizados.</w:t>
            </w:r>
          </w:p>
        </w:tc>
      </w:tr>
      <w:tr w:rsidR="00D96943" w14:paraId="324FA3D7" w14:textId="77777777" w:rsidTr="00D96943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33DE0549" w14:textId="77777777" w:rsidR="00D96943" w:rsidRDefault="00D96943" w:rsidP="00D96943">
            <w:r>
              <w:t>Casos de teste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D94B0" w14:textId="77777777" w:rsidR="00D96943" w:rsidRDefault="00D96943" w:rsidP="00D96943">
            <w:pPr>
              <w:pStyle w:val="ListParagraph"/>
              <w:numPr>
                <w:ilvl w:val="0"/>
                <w:numId w:val="1"/>
              </w:numPr>
            </w:pPr>
            <w:r>
              <w:t>Verificar se o mapa de boleias é atualizado corretamente.</w:t>
            </w:r>
          </w:p>
          <w:p w14:paraId="57BE159A" w14:textId="77777777" w:rsidR="00D96943" w:rsidRDefault="00D96943" w:rsidP="00D96943">
            <w:pPr>
              <w:pStyle w:val="ListParagraph"/>
              <w:numPr>
                <w:ilvl w:val="0"/>
                <w:numId w:val="1"/>
              </w:numPr>
            </w:pPr>
            <w:r>
              <w:t>Verificar se as estatísticas são atualizadas corretamente.</w:t>
            </w:r>
          </w:p>
        </w:tc>
      </w:tr>
    </w:tbl>
    <w:p w14:paraId="344D425A" w14:textId="77777777" w:rsidR="00D96943" w:rsidRPr="00D96943" w:rsidRDefault="002D241E" w:rsidP="002D241E">
      <w:pPr>
        <w:pStyle w:val="Caption"/>
      </w:pPr>
      <w:bookmarkStart w:id="308" w:name="_Toc435778861"/>
      <w:r>
        <w:t xml:space="preserve">Tabela </w:t>
      </w:r>
      <w:fldSimple w:instr=" SEQ Tabela \* ARABIC ">
        <w:r w:rsidR="00B27109">
          <w:rPr>
            <w:noProof/>
          </w:rPr>
          <w:t>6</w:t>
        </w:r>
      </w:fldSimple>
      <w:r>
        <w:t xml:space="preserve"> – Descrição do caso de uso “Eliminar Boleia”</w:t>
      </w:r>
      <w:bookmarkEnd w:id="308"/>
    </w:p>
    <w:p w14:paraId="12F748F8" w14:textId="77777777" w:rsidR="00186787" w:rsidRPr="00186787" w:rsidRDefault="00186787" w:rsidP="00186787"/>
    <w:p w14:paraId="33B71681" w14:textId="77777777" w:rsidR="00186787" w:rsidRDefault="00186787">
      <w:pPr>
        <w:spacing w:line="276" w:lineRule="auto"/>
        <w:jc w:val="left"/>
      </w:pPr>
      <w:r>
        <w:br w:type="page"/>
      </w:r>
    </w:p>
    <w:p w14:paraId="11E7267D" w14:textId="77777777" w:rsidR="00DA098A" w:rsidRDefault="00DA098A" w:rsidP="00FC0FDD">
      <w:pPr>
        <w:pStyle w:val="Heading2"/>
      </w:pPr>
      <w:bookmarkStart w:id="309" w:name="_Toc434846637"/>
      <w:bookmarkStart w:id="310" w:name="_Toc435806811"/>
      <w:r>
        <w:lastRenderedPageBreak/>
        <w:t>Diagramas de sequência</w:t>
      </w:r>
      <w:bookmarkEnd w:id="309"/>
      <w:bookmarkEnd w:id="310"/>
    </w:p>
    <w:p w14:paraId="6BBC31CB" w14:textId="3E2A7AF2" w:rsidR="00DA098A" w:rsidRDefault="00DA098A" w:rsidP="00257429">
      <w:r>
        <w:t xml:space="preserve">Os diagramas de sequência mostram a interação entre o utilizador, </w:t>
      </w:r>
      <w:r w:rsidR="00AA7DB1">
        <w:t>a</w:t>
      </w:r>
      <w:r>
        <w:t xml:space="preserve"> aplicação e as tabelas da b</w:t>
      </w:r>
      <w:r w:rsidR="00EA078C">
        <w:t>a</w:t>
      </w:r>
      <w:r>
        <w:t>se de dados</w:t>
      </w:r>
      <w:r w:rsidR="00EA078C">
        <w:t xml:space="preserve"> por passos sequenciais. </w:t>
      </w:r>
      <w:r>
        <w:t xml:space="preserve">Os diagramas de sequência baseiam-se </w:t>
      </w:r>
      <w:r w:rsidR="00EA078C">
        <w:t>nas descrições de caso de uso e estabelecem a ponte entre a</w:t>
      </w:r>
      <w:r w:rsidR="00AA7DB1">
        <w:t>s descrições e a base de dados. Cada seta representa uma a</w:t>
      </w:r>
      <w:del w:id="311" w:author="José Fonseca" w:date="2015-11-27T15:23:00Z">
        <w:r w:rsidR="00AA7DB1" w:rsidDel="00C80CB8">
          <w:delText>c</w:delText>
        </w:r>
      </w:del>
      <w:r w:rsidR="00AA7DB1">
        <w:t xml:space="preserve">ção entre os dois intervenientes ligados pela seta. </w:t>
      </w:r>
      <w:r w:rsidR="009E4CBC">
        <w:t xml:space="preserve">Aqui são apresentados os diagramas de sequência mais relevantes </w:t>
      </w:r>
      <w:del w:id="312" w:author="José Fonseca" w:date="2015-11-27T15:23:00Z">
        <w:r w:rsidR="009E4CBC" w:rsidDel="00C80CB8">
          <w:delText>e/ou interessantes a</w:delText>
        </w:r>
      </w:del>
      <w:ins w:id="313" w:author="José Fonseca" w:date="2015-11-27T15:23:00Z">
        <w:r w:rsidR="00C80CB8">
          <w:t>d</w:t>
        </w:r>
      </w:ins>
      <w:r w:rsidR="009E4CBC">
        <w:t xml:space="preserve">o projeto. </w:t>
      </w:r>
      <w:r w:rsidR="00A01403">
        <w:t>O</w:t>
      </w:r>
      <w:ins w:id="314" w:author="José Fonseca" w:date="2015-11-27T15:23:00Z">
        <w:r w:rsidR="00C80CB8">
          <w:t xml:space="preserve"> conjunto completo do</w:t>
        </w:r>
      </w:ins>
      <w:r w:rsidR="00A01403">
        <w:t xml:space="preserve">s diagramas de sequência </w:t>
      </w:r>
      <w:del w:id="315" w:author="José Fonseca" w:date="2015-11-27T15:24:00Z">
        <w:r w:rsidR="009E4CBC" w:rsidDel="00C80CB8">
          <w:delText xml:space="preserve">menos relevantes </w:delText>
        </w:r>
      </w:del>
      <w:r w:rsidR="00A01403">
        <w:t>encontra</w:t>
      </w:r>
      <w:del w:id="316" w:author="José Fonseca" w:date="2015-11-27T15:24:00Z">
        <w:r w:rsidR="00A01403" w:rsidDel="00C80CB8">
          <w:delText>m</w:delText>
        </w:r>
      </w:del>
      <w:r w:rsidR="00A01403">
        <w:t>-se no Anexo B</w:t>
      </w:r>
      <w:del w:id="317" w:author="José Fonseca" w:date="2015-11-27T15:24:00Z">
        <w:r w:rsidR="00A01403" w:rsidDel="00C80CB8">
          <w:delText xml:space="preserve"> deste relatório</w:delText>
        </w:r>
      </w:del>
      <w:r w:rsidR="00A01403">
        <w:t>.</w:t>
      </w:r>
    </w:p>
    <w:p w14:paraId="2DCF3547" w14:textId="77777777" w:rsidR="000E394A" w:rsidRDefault="001D1DCA" w:rsidP="000E394A">
      <w:pPr>
        <w:pStyle w:val="Heading3"/>
      </w:pPr>
      <w:bookmarkStart w:id="318" w:name="_Toc434846638"/>
      <w:bookmarkStart w:id="319" w:name="_Toc435806812"/>
      <w:r>
        <w:t>Inserir boleia</w:t>
      </w:r>
      <w:bookmarkEnd w:id="318"/>
      <w:bookmarkEnd w:id="319"/>
    </w:p>
    <w:p w14:paraId="013BBA71" w14:textId="4BABEEE7" w:rsidR="001D1DCA" w:rsidRDefault="001D1DCA" w:rsidP="001D1DCA">
      <w:r>
        <w:t xml:space="preserve">Para complementar a descrição </w:t>
      </w:r>
      <w:commentRangeStart w:id="320"/>
      <w:r>
        <w:t>d</w:t>
      </w:r>
      <w:ins w:id="321" w:author="José Fonseca" w:date="2015-11-27T15:24:00Z">
        <w:r w:rsidR="009A3C26">
          <w:t>o</w:t>
        </w:r>
      </w:ins>
      <w:del w:id="322" w:author="José Fonseca" w:date="2015-11-27T15:24:00Z">
        <w:r w:rsidDel="009A3C26">
          <w:delText>e</w:delText>
        </w:r>
      </w:del>
      <w:r>
        <w:t xml:space="preserve"> caso de uso anterior</w:t>
      </w:r>
      <w:commentRangeEnd w:id="320"/>
      <w:r w:rsidR="009A3C26">
        <w:rPr>
          <w:rStyle w:val="CommentReference"/>
        </w:rPr>
        <w:commentReference w:id="320"/>
      </w:r>
      <w:r>
        <w:t>, é apresentad</w:t>
      </w:r>
      <w:r w:rsidR="002D241E">
        <w:t>o</w:t>
      </w:r>
      <w:r>
        <w:t xml:space="preserve"> aqui o respetivo diagrama de sequência</w:t>
      </w:r>
      <w:r w:rsidR="002D241E">
        <w:t xml:space="preserve"> (</w:t>
      </w:r>
      <w:r w:rsidR="002D241E">
        <w:fldChar w:fldCharType="begin"/>
      </w:r>
      <w:r w:rsidR="002D241E">
        <w:instrText xml:space="preserve"> REF _Ref434845835 \h </w:instrText>
      </w:r>
      <w:r w:rsidR="002D241E">
        <w:fldChar w:fldCharType="separate"/>
      </w:r>
      <w:r w:rsidR="00B27109">
        <w:t xml:space="preserve">Figura </w:t>
      </w:r>
      <w:r w:rsidR="00B27109">
        <w:rPr>
          <w:noProof/>
        </w:rPr>
        <w:t>5</w:t>
      </w:r>
      <w:r w:rsidR="002D241E">
        <w:fldChar w:fldCharType="end"/>
      </w:r>
      <w:r w:rsidR="002D241E">
        <w:t>)</w:t>
      </w:r>
      <w:r>
        <w:t>. Apresenta o cenário principal e o cenário alternativo do caso de uso, onde o utilizador seleciona um espaço vazio para inserir uma boleia.</w:t>
      </w:r>
    </w:p>
    <w:p w14:paraId="6B6C25C3" w14:textId="77777777" w:rsidR="001D1DCA" w:rsidRPr="001D1DCA" w:rsidRDefault="00B45368" w:rsidP="001D1DCA">
      <w:r>
        <w:rPr>
          <w:noProof/>
          <w:lang w:val="en-US"/>
        </w:rPr>
        <w:drawing>
          <wp:inline distT="0" distB="0" distL="0" distR="0" wp14:anchorId="02CAF824" wp14:editId="3F9E32A7">
            <wp:extent cx="5400040" cy="2867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equenciaInserirBolei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AA32" w14:textId="77777777" w:rsidR="002D241E" w:rsidRDefault="002D241E" w:rsidP="002D241E">
      <w:pPr>
        <w:pStyle w:val="Caption"/>
      </w:pPr>
      <w:bookmarkStart w:id="323" w:name="_Ref434845835"/>
      <w:bookmarkStart w:id="324" w:name="_Toc435778840"/>
      <w:r>
        <w:t xml:space="preserve">Figura </w:t>
      </w:r>
      <w:fldSimple w:instr=" SEQ Figura \* ARABIC ">
        <w:r w:rsidR="00B27109">
          <w:rPr>
            <w:noProof/>
          </w:rPr>
          <w:t>5</w:t>
        </w:r>
      </w:fldSimple>
      <w:bookmarkEnd w:id="323"/>
      <w:r>
        <w:t>- Diagrama de sequência "Inserir boleia"</w:t>
      </w:r>
      <w:bookmarkEnd w:id="324"/>
    </w:p>
    <w:p w14:paraId="081B0507" w14:textId="77777777" w:rsidR="00602B83" w:rsidRDefault="00602B83" w:rsidP="00257429">
      <w:r>
        <w:br w:type="page"/>
      </w:r>
    </w:p>
    <w:p w14:paraId="0F9C8E40" w14:textId="77777777" w:rsidR="00F07A0A" w:rsidRDefault="00F07A0A" w:rsidP="00F07A0A">
      <w:pPr>
        <w:pStyle w:val="Heading3"/>
      </w:pPr>
      <w:bookmarkStart w:id="325" w:name="_Toc434846639"/>
      <w:bookmarkStart w:id="326" w:name="_Toc435806813"/>
      <w:r>
        <w:lastRenderedPageBreak/>
        <w:t>Eliminar boleia</w:t>
      </w:r>
      <w:bookmarkEnd w:id="325"/>
      <w:bookmarkEnd w:id="326"/>
    </w:p>
    <w:p w14:paraId="0409E347" w14:textId="0B1AE63E" w:rsidR="002D241E" w:rsidRPr="002D241E" w:rsidRDefault="002D241E" w:rsidP="002D241E">
      <w:r>
        <w:t>Para complementar a descrição d</w:t>
      </w:r>
      <w:ins w:id="327" w:author="José Fonseca" w:date="2015-11-27T15:28:00Z">
        <w:r w:rsidR="00CE1339">
          <w:t>o</w:t>
        </w:r>
      </w:ins>
      <w:del w:id="328" w:author="José Fonseca" w:date="2015-11-27T15:28:00Z">
        <w:r w:rsidDel="00CE1339">
          <w:delText>e</w:delText>
        </w:r>
      </w:del>
      <w:r>
        <w:t xml:space="preserve"> caso de uso</w:t>
      </w:r>
      <w:ins w:id="329" w:author="José Fonseca" w:date="2015-11-27T15:28:00Z">
        <w:r w:rsidR="00CE1339">
          <w:t xml:space="preserve"> Eliminar Boleia</w:t>
        </w:r>
      </w:ins>
      <w:r>
        <w:t xml:space="preserve">, é apresentado o </w:t>
      </w:r>
      <w:ins w:id="330" w:author="José Fonseca" w:date="2015-11-27T15:28:00Z">
        <w:r w:rsidR="00CE1339">
          <w:t xml:space="preserve">respetivo </w:t>
        </w:r>
      </w:ins>
      <w:r>
        <w:t xml:space="preserve">diagrama </w:t>
      </w:r>
      <w:del w:id="331" w:author="José Fonseca" w:date="2015-11-27T15:28:00Z">
        <w:r w:rsidDel="00CE1339">
          <w:delText xml:space="preserve">seguinte </w:delText>
        </w:r>
      </w:del>
      <w:ins w:id="332" w:author="José Fonseca" w:date="2015-11-27T15:28:00Z">
        <w:r w:rsidR="00CE1339">
          <w:t xml:space="preserve">de sequência </w:t>
        </w:r>
      </w:ins>
      <w:r>
        <w:t>(</w:t>
      </w:r>
      <w:r>
        <w:fldChar w:fldCharType="begin"/>
      </w:r>
      <w:r>
        <w:instrText xml:space="preserve"> REF _Ref434845804 \h </w:instrText>
      </w:r>
      <w:r>
        <w:fldChar w:fldCharType="separate"/>
      </w:r>
      <w:r w:rsidR="00B27109">
        <w:t xml:space="preserve">Figura </w:t>
      </w:r>
      <w:r w:rsidR="00B27109">
        <w:rPr>
          <w:noProof/>
        </w:rPr>
        <w:t>6</w:t>
      </w:r>
      <w:r>
        <w:fldChar w:fldCharType="end"/>
      </w:r>
      <w:r>
        <w:t>).</w:t>
      </w:r>
    </w:p>
    <w:p w14:paraId="0A60CCD9" w14:textId="77777777" w:rsidR="00F07A0A" w:rsidRPr="00F07A0A" w:rsidRDefault="00B45368" w:rsidP="00F07A0A">
      <w:r>
        <w:rPr>
          <w:noProof/>
          <w:lang w:val="en-US"/>
        </w:rPr>
        <w:drawing>
          <wp:inline distT="0" distB="0" distL="0" distR="0" wp14:anchorId="330A05A4" wp14:editId="22872E4F">
            <wp:extent cx="5400040" cy="24739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equenciaEliminarBolei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6132" w14:textId="77777777" w:rsidR="002D241E" w:rsidRDefault="002D241E" w:rsidP="002D241E">
      <w:pPr>
        <w:pStyle w:val="Caption"/>
      </w:pPr>
      <w:bookmarkStart w:id="333" w:name="_Ref434845804"/>
      <w:bookmarkStart w:id="334" w:name="_Toc435778841"/>
      <w:r>
        <w:t xml:space="preserve">Figura </w:t>
      </w:r>
      <w:fldSimple w:instr=" SEQ Figura \* ARABIC ">
        <w:r w:rsidR="00B27109">
          <w:rPr>
            <w:noProof/>
          </w:rPr>
          <w:t>6</w:t>
        </w:r>
      </w:fldSimple>
      <w:bookmarkEnd w:id="333"/>
      <w:r>
        <w:t xml:space="preserve"> - Diagrama de sequência "Eliminar boleia"</w:t>
      </w:r>
      <w:bookmarkEnd w:id="334"/>
    </w:p>
    <w:p w14:paraId="03609622" w14:textId="0F6889A2" w:rsidR="002D241E" w:rsidRPr="002D241E" w:rsidRDefault="00036027" w:rsidP="002D241E">
      <w:r>
        <w:t xml:space="preserve">Neste diagrama, é de notar o cenário alternativo </w:t>
      </w:r>
      <w:del w:id="335" w:author="José Fonseca" w:date="2015-11-27T15:28:00Z">
        <w:r w:rsidDel="00CE1339">
          <w:delText xml:space="preserve">quando </w:delText>
        </w:r>
      </w:del>
      <w:ins w:id="336" w:author="José Fonseca" w:date="2015-11-27T15:28:00Z">
        <w:r w:rsidR="00CE1339">
          <w:t xml:space="preserve">onde </w:t>
        </w:r>
      </w:ins>
      <w:r>
        <w:t>o utilizador também seleciona a eliminação da repetição. Neste caso, todas as boleias associadas a esta repetição são eliminadas.</w:t>
      </w:r>
    </w:p>
    <w:p w14:paraId="2B6C3719" w14:textId="77777777" w:rsidR="00F07A0A" w:rsidRDefault="00F07A0A">
      <w:pPr>
        <w:spacing w:line="276" w:lineRule="auto"/>
        <w:jc w:val="left"/>
      </w:pPr>
      <w:r>
        <w:br w:type="page"/>
      </w:r>
    </w:p>
    <w:p w14:paraId="718A7C04" w14:textId="77777777" w:rsidR="00BD5DAA" w:rsidRDefault="00790B40" w:rsidP="00FC0FDD">
      <w:pPr>
        <w:pStyle w:val="Heading2"/>
      </w:pPr>
      <w:bookmarkStart w:id="337" w:name="_Toc434846640"/>
      <w:bookmarkStart w:id="338" w:name="_Toc435806814"/>
      <w:commentRangeStart w:id="339"/>
      <w:r>
        <w:lastRenderedPageBreak/>
        <w:t>Diagrama de classes e m</w:t>
      </w:r>
      <w:r w:rsidR="00602B83">
        <w:t xml:space="preserve">odelo </w:t>
      </w:r>
      <w:r>
        <w:t>E</w:t>
      </w:r>
      <w:r w:rsidR="00602B83">
        <w:t>ER</w:t>
      </w:r>
      <w:bookmarkEnd w:id="337"/>
      <w:bookmarkEnd w:id="338"/>
      <w:commentRangeEnd w:id="339"/>
      <w:r w:rsidR="00CE1339">
        <w:rPr>
          <w:rStyle w:val="CommentReference"/>
          <w:color w:val="auto"/>
        </w:rPr>
        <w:commentReference w:id="339"/>
      </w:r>
    </w:p>
    <w:p w14:paraId="68C49FA9" w14:textId="4A42D84A" w:rsidR="005A5C80" w:rsidRDefault="0076733C" w:rsidP="00257429">
      <w:r>
        <w:t xml:space="preserve">Aqui é apresentado </w:t>
      </w:r>
      <w:r w:rsidR="00790B40">
        <w:t xml:space="preserve">o diagrama de classes e </w:t>
      </w:r>
      <w:ins w:id="340" w:author="José Fonseca" w:date="2015-11-27T15:30:00Z">
        <w:r w:rsidR="004F2ABC">
          <w:t xml:space="preserve">respetivo </w:t>
        </w:r>
      </w:ins>
      <w:del w:id="341" w:author="José Fonseca" w:date="2015-11-27T15:30:00Z">
        <w:r w:rsidDel="004F2ABC">
          <w:delText xml:space="preserve">o </w:delText>
        </w:r>
      </w:del>
      <w:r>
        <w:t>modelo E</w:t>
      </w:r>
      <w:r w:rsidR="00790B40">
        <w:t>E</w:t>
      </w:r>
      <w:r>
        <w:t>R</w:t>
      </w:r>
      <w:r w:rsidR="008E4807">
        <w:t xml:space="preserve"> </w:t>
      </w:r>
      <w:r w:rsidR="00B1222D">
        <w:t>(</w:t>
      </w:r>
      <w:proofErr w:type="spellStart"/>
      <w:r w:rsidR="00790B40">
        <w:t>Enhanced</w:t>
      </w:r>
      <w:proofErr w:type="spellEnd"/>
      <w:r w:rsidR="00790B40">
        <w:t xml:space="preserve"> </w:t>
      </w:r>
      <w:proofErr w:type="spellStart"/>
      <w:r w:rsidR="00B1222D">
        <w:t>Entity-Relationship</w:t>
      </w:r>
      <w:proofErr w:type="spellEnd"/>
      <w:r w:rsidR="00B1222D">
        <w:t xml:space="preserve"> </w:t>
      </w:r>
      <w:proofErr w:type="spellStart"/>
      <w:r w:rsidR="00B1222D">
        <w:t>model</w:t>
      </w:r>
      <w:proofErr w:type="spellEnd"/>
      <w:r w:rsidR="00B1222D">
        <w:t>)</w:t>
      </w:r>
      <w:r>
        <w:t xml:space="preserve"> desenvolvido</w:t>
      </w:r>
      <w:r w:rsidR="00790B40">
        <w:t>s</w:t>
      </w:r>
      <w:del w:id="342" w:author="José Fonseca" w:date="2015-11-27T15:32:00Z">
        <w:r w:rsidR="00BC6315" w:rsidDel="004F2ABC">
          <w:delText xml:space="preserve"> (</w:delText>
        </w:r>
      </w:del>
      <w:del w:id="343" w:author="José Fonseca" w:date="2015-11-27T15:30:00Z">
        <w:r w:rsidR="0023355A" w:rsidDel="004F2ABC">
          <w:fldChar w:fldCharType="begin"/>
        </w:r>
        <w:r w:rsidR="0023355A" w:rsidDel="004F2ABC">
          <w:delInstrText xml:space="preserve"> REF _Ref434581242 \h </w:delInstrText>
        </w:r>
        <w:r w:rsidR="0023355A" w:rsidDel="004F2ABC">
          <w:fldChar w:fldCharType="separate"/>
        </w:r>
        <w:r w:rsidR="00B27109" w:rsidDel="004F2ABC">
          <w:delText xml:space="preserve">Figura </w:delText>
        </w:r>
        <w:r w:rsidR="00B27109" w:rsidDel="004F2ABC">
          <w:rPr>
            <w:noProof/>
          </w:rPr>
          <w:delText>7</w:delText>
        </w:r>
        <w:r w:rsidR="0023355A" w:rsidDel="004F2ABC">
          <w:fldChar w:fldCharType="end"/>
        </w:r>
        <w:r w:rsidR="0023355A" w:rsidDel="004F2ABC">
          <w:delText xml:space="preserve"> </w:delText>
        </w:r>
      </w:del>
      <w:del w:id="344" w:author="José Fonseca" w:date="2015-11-27T15:32:00Z">
        <w:r w:rsidR="0023355A" w:rsidDel="004F2ABC">
          <w:delText xml:space="preserve">e </w:delText>
        </w:r>
        <w:r w:rsidR="00BC6315" w:rsidDel="004F2ABC">
          <w:fldChar w:fldCharType="begin"/>
        </w:r>
        <w:r w:rsidR="00BC6315" w:rsidDel="004F2ABC">
          <w:delInstrText xml:space="preserve"> REF _Ref433701415 \h </w:delInstrText>
        </w:r>
        <w:r w:rsidR="00BC6315" w:rsidDel="004F2ABC">
          <w:fldChar w:fldCharType="separate"/>
        </w:r>
        <w:r w:rsidR="00B27109" w:rsidDel="004F2ABC">
          <w:delText xml:space="preserve">Figura </w:delText>
        </w:r>
        <w:r w:rsidR="00B27109" w:rsidDel="004F2ABC">
          <w:rPr>
            <w:noProof/>
          </w:rPr>
          <w:delText>8</w:delText>
        </w:r>
        <w:r w:rsidR="00BC6315" w:rsidDel="004F2ABC">
          <w:fldChar w:fldCharType="end"/>
        </w:r>
        <w:r w:rsidR="0023355A" w:rsidDel="004F2ABC">
          <w:delText>, respetivamente</w:delText>
        </w:r>
        <w:r w:rsidR="00BC6315" w:rsidDel="004F2ABC">
          <w:delText>)</w:delText>
        </w:r>
        <w:r w:rsidDel="004F2ABC">
          <w:delText>,</w:delText>
        </w:r>
      </w:del>
      <w:r>
        <w:t xml:space="preserve"> consoante os </w:t>
      </w:r>
      <w:r w:rsidR="00790B40">
        <w:t>objetivos</w:t>
      </w:r>
      <w:r>
        <w:t xml:space="preserve"> mencionados anteriormente.</w:t>
      </w:r>
      <w:r w:rsidR="002659F1">
        <w:t xml:space="preserve"> </w:t>
      </w:r>
      <w:r w:rsidR="00AA7DB1">
        <w:t xml:space="preserve">O </w:t>
      </w:r>
      <w:r w:rsidR="00790B40">
        <w:t>diagrama de classes</w:t>
      </w:r>
      <w:r w:rsidR="00AA7DB1">
        <w:t xml:space="preserve"> é constituído por seis </w:t>
      </w:r>
      <w:r w:rsidR="00790B40">
        <w:t>classes,</w:t>
      </w:r>
      <w:r w:rsidR="00AA7DB1">
        <w:t xml:space="preserve"> mas as principais </w:t>
      </w:r>
      <w:r w:rsidR="005A5C80">
        <w:t>são as dos utilizadores, passageiros e boleias</w:t>
      </w:r>
      <w:ins w:id="345" w:author="José Fonseca" w:date="2015-11-27T15:30:00Z">
        <w:r w:rsidR="004F2ABC">
          <w:t xml:space="preserve"> (</w:t>
        </w:r>
        <w:r w:rsidR="004F2ABC">
          <w:fldChar w:fldCharType="begin"/>
        </w:r>
        <w:r w:rsidR="004F2ABC">
          <w:instrText xml:space="preserve"> REF _Ref434581242 \h </w:instrText>
        </w:r>
        <w:r w:rsidR="004F2ABC">
          <w:fldChar w:fldCharType="separate"/>
        </w:r>
      </w:ins>
      <w:r w:rsidR="004F2ABC">
        <w:t xml:space="preserve">Figura </w:t>
      </w:r>
      <w:r w:rsidR="004F2ABC">
        <w:rPr>
          <w:noProof/>
        </w:rPr>
        <w:t>7</w:t>
      </w:r>
      <w:ins w:id="346" w:author="José Fonseca" w:date="2015-11-27T15:30:00Z">
        <w:r w:rsidR="004F2ABC">
          <w:fldChar w:fldCharType="end"/>
        </w:r>
        <w:r w:rsidR="004F2ABC">
          <w:t>)</w:t>
        </w:r>
      </w:ins>
      <w:r w:rsidR="00D1432C">
        <w:t>. Estas irão guardar os registos dos utilizadores e das boleias, estabelecendo a interação entre elas</w:t>
      </w:r>
      <w:r w:rsidR="005A5C80">
        <w:t xml:space="preserve">. </w:t>
      </w:r>
    </w:p>
    <w:p w14:paraId="5A2DFA1F" w14:textId="77777777" w:rsidR="00384B21" w:rsidRDefault="00116DBB" w:rsidP="00257429">
      <w:commentRangeStart w:id="347"/>
      <w:r>
        <w:rPr>
          <w:noProof/>
          <w:lang w:val="en-US"/>
        </w:rPr>
        <w:drawing>
          <wp:inline distT="0" distB="0" distL="0" distR="0" wp14:anchorId="37085C59" wp14:editId="56CB9F64">
            <wp:extent cx="5400040" cy="3977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47"/>
      <w:r w:rsidR="004F2ABC">
        <w:rPr>
          <w:rStyle w:val="CommentReference"/>
        </w:rPr>
        <w:commentReference w:id="347"/>
      </w:r>
    </w:p>
    <w:p w14:paraId="30E16E66" w14:textId="77777777" w:rsidR="0023355A" w:rsidRDefault="0023355A" w:rsidP="0023355A">
      <w:pPr>
        <w:pStyle w:val="Caption"/>
      </w:pPr>
      <w:bookmarkStart w:id="348" w:name="_Ref434581242"/>
      <w:bookmarkStart w:id="349" w:name="_Toc435778842"/>
      <w:r>
        <w:t xml:space="preserve">Figura </w:t>
      </w:r>
      <w:fldSimple w:instr=" SEQ Figura \* ARABIC ">
        <w:r w:rsidR="00B27109">
          <w:rPr>
            <w:noProof/>
          </w:rPr>
          <w:t>7</w:t>
        </w:r>
      </w:fldSimple>
      <w:bookmarkEnd w:id="348"/>
      <w:r>
        <w:t xml:space="preserve"> - Diagrama de classes</w:t>
      </w:r>
      <w:bookmarkEnd w:id="349"/>
    </w:p>
    <w:p w14:paraId="6A90CB9C" w14:textId="77777777" w:rsidR="004F2ABC" w:rsidRDefault="004F2ABC" w:rsidP="004F2ABC">
      <w:pPr>
        <w:rPr>
          <w:ins w:id="350" w:author="José Fonseca" w:date="2015-11-27T15:35:00Z"/>
        </w:rPr>
      </w:pPr>
      <w:commentRangeStart w:id="351"/>
      <w:ins w:id="352" w:author="José Fonseca" w:date="2015-11-27T15:35:00Z">
        <w:r>
          <w:t xml:space="preserve">A tabela dos utilizadores irá guardar os dados, estatísticas e as configurações de predefinição para a criação de boleias de cada utilizador (Partida, Destino, </w:t>
        </w:r>
        <w:proofErr w:type="spellStart"/>
        <w:r>
          <w:t>NLugares</w:t>
        </w:r>
        <w:proofErr w:type="spellEnd"/>
        <w:r>
          <w:t xml:space="preserve">). À tabela dos utilizadores estão ligadas as tabelas das alterações, estatísticas e configurações. A tabela de alterações guarda registos das alterações mais importantes feitas por cada utilizador. A tabela de estatísticas guarda estatísticas mensais de cada utilizador, utilizando uma chave composta que incluí os campos ano e </w:t>
        </w:r>
        <w:proofErr w:type="spellStart"/>
        <w:r>
          <w:t>mes</w:t>
        </w:r>
        <w:proofErr w:type="spellEnd"/>
        <w:r>
          <w:t xml:space="preserve"> (que guardam o ano e o mês de uma </w:t>
        </w:r>
        <w:proofErr w:type="spellStart"/>
        <w:r>
          <w:t>estatistica</w:t>
        </w:r>
        <w:proofErr w:type="spellEnd"/>
        <w:r>
          <w:t xml:space="preserve">) e a chave estrangeira do utilizador a qual se aplica a </w:t>
        </w:r>
        <w:proofErr w:type="spellStart"/>
        <w:r>
          <w:t>estatistica</w:t>
        </w:r>
        <w:proofErr w:type="spellEnd"/>
        <w:r>
          <w:t>. Assim, garante-se que não existem registos duplicados para aquele mês e utilizador. A tabela de configurações guarda as configurações necessárias para a automatização de escolha do condutor. Esta tabela simplesmente guarda os dados para a criação de uma boleia caso o utilizador seja escolhido como condutor pela aplicação.</w:t>
        </w:r>
      </w:ins>
    </w:p>
    <w:p w14:paraId="4FE005A6" w14:textId="77777777" w:rsidR="004F2ABC" w:rsidRDefault="004F2ABC" w:rsidP="004F2ABC">
      <w:pPr>
        <w:rPr>
          <w:ins w:id="353" w:author="José Fonseca" w:date="2015-11-27T15:35:00Z"/>
        </w:rPr>
      </w:pPr>
      <w:ins w:id="354" w:author="José Fonseca" w:date="2015-11-27T15:35:00Z">
        <w:r>
          <w:t xml:space="preserve">A tabela de boleias irá guardar os dados essenciais à boleia e os dados relacionados à repetição de boleias. A tabela de boleias está ligada à dos utilizadores para indicar o condutor da boleia e </w:t>
        </w:r>
        <w:proofErr w:type="spellStart"/>
        <w:r>
          <w:t>està</w:t>
        </w:r>
        <w:proofErr w:type="spellEnd"/>
        <w:r>
          <w:t xml:space="preserve"> ligada a si mesma para que, no caso de repetição de boleias, se consiga indicar quem é a boleia original da repetição. Também existe um campo Nota no caso do utilizador querer colocar uma nota sobre a boleia para os outros utilizadores. É de notar que o campo </w:t>
        </w:r>
        <w:proofErr w:type="spellStart"/>
        <w:r>
          <w:t>DiaSemana</w:t>
        </w:r>
        <w:proofErr w:type="spellEnd"/>
        <w:r>
          <w:t xml:space="preserve"> se encontra desnormalizado para acesso facilitado ao dia da semana em que a boleia se encontra.</w:t>
        </w:r>
      </w:ins>
    </w:p>
    <w:p w14:paraId="68312E04" w14:textId="77777777" w:rsidR="004F2ABC" w:rsidRDefault="004F2ABC" w:rsidP="004F2ABC">
      <w:pPr>
        <w:rPr>
          <w:ins w:id="355" w:author="José Fonseca" w:date="2015-11-27T15:35:00Z"/>
        </w:rPr>
      </w:pPr>
      <w:ins w:id="356" w:author="José Fonseca" w:date="2015-11-27T15:35:00Z">
        <w:r>
          <w:t>A tabela dos passageiros vai guardar uma chave composta. Esta chave é formada pela chave estrangeira dos utilizadores e das boleias para indicar quais são os passageiros de cada boleia. Tal como a tabela de boleias, a tabela passageiros tem uma campo Nota.</w:t>
        </w:r>
        <w:commentRangeEnd w:id="351"/>
        <w:r>
          <w:rPr>
            <w:rStyle w:val="CommentReference"/>
          </w:rPr>
          <w:commentReference w:id="351"/>
        </w:r>
      </w:ins>
    </w:p>
    <w:p w14:paraId="41DC6626" w14:textId="3A5AD06B" w:rsidR="004F2ABC" w:rsidRDefault="004F2ABC" w:rsidP="004F2ABC">
      <w:pPr>
        <w:rPr>
          <w:ins w:id="358" w:author="José Fonseca" w:date="2015-11-27T15:35:00Z"/>
        </w:rPr>
      </w:pPr>
      <w:ins w:id="359" w:author="José Fonseca" w:date="2015-11-27T15:31:00Z">
        <w:r>
          <w:t xml:space="preserve">A implementação do diagrama de classes </w:t>
        </w:r>
      </w:ins>
      <w:ins w:id="360" w:author="José Fonseca" w:date="2015-11-27T15:33:00Z">
        <w:r>
          <w:t xml:space="preserve">no modelo relacional </w:t>
        </w:r>
      </w:ins>
      <w:ins w:id="361" w:author="José Fonseca" w:date="2015-11-27T15:31:00Z">
        <w:r>
          <w:t>origi</w:t>
        </w:r>
      </w:ins>
      <w:ins w:id="362" w:author="José Fonseca" w:date="2015-11-27T15:32:00Z">
        <w:r>
          <w:t>n</w:t>
        </w:r>
      </w:ins>
      <w:ins w:id="363" w:author="José Fonseca" w:date="2015-11-27T15:31:00Z">
        <w:r>
          <w:t>ou o EER</w:t>
        </w:r>
      </w:ins>
      <w:ins w:id="364" w:author="José Fonseca" w:date="2015-11-27T15:32:00Z">
        <w:r>
          <w:t xml:space="preserve"> apresentado na </w:t>
        </w:r>
        <w:r>
          <w:fldChar w:fldCharType="begin"/>
        </w:r>
        <w:r>
          <w:instrText xml:space="preserve"> REF _Ref433701415 \h </w:instrText>
        </w:r>
        <w:r>
          <w:fldChar w:fldCharType="separate"/>
        </w:r>
      </w:ins>
      <w:r>
        <w:t xml:space="preserve">Figura </w:t>
      </w:r>
      <w:r>
        <w:rPr>
          <w:noProof/>
        </w:rPr>
        <w:t>8</w:t>
      </w:r>
      <w:ins w:id="365" w:author="José Fonseca" w:date="2015-11-27T15:32:00Z">
        <w:r>
          <w:fldChar w:fldCharType="end"/>
        </w:r>
      </w:ins>
      <w:ins w:id="366" w:author="José Fonseca" w:date="2015-11-27T15:31:00Z">
        <w:r>
          <w:t>.</w:t>
        </w:r>
      </w:ins>
    </w:p>
    <w:p w14:paraId="46D23324" w14:textId="77777777" w:rsidR="004F2ABC" w:rsidRDefault="004F2ABC" w:rsidP="00257429">
      <w:pPr>
        <w:rPr>
          <w:ins w:id="367" w:author="José Fonseca" w:date="2015-11-27T15:31:00Z"/>
        </w:rPr>
      </w:pPr>
    </w:p>
    <w:p w14:paraId="5355118D" w14:textId="77777777" w:rsidR="00B46AD2" w:rsidRDefault="00111CCD" w:rsidP="00257429">
      <w:r>
        <w:rPr>
          <w:noProof/>
          <w:lang w:val="en-US"/>
        </w:rPr>
        <w:drawing>
          <wp:inline distT="0" distB="0" distL="0" distR="0" wp14:anchorId="5CAEB018" wp14:editId="34A670B8">
            <wp:extent cx="5400040" cy="4975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ER-201511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278B" w14:textId="77777777" w:rsidR="00BC6315" w:rsidRDefault="00BC6315" w:rsidP="00BC6315">
      <w:pPr>
        <w:pStyle w:val="Caption"/>
      </w:pPr>
      <w:bookmarkStart w:id="368" w:name="_Ref433701415"/>
      <w:bookmarkStart w:id="369" w:name="_Toc435778843"/>
      <w:r>
        <w:t xml:space="preserve">Figura </w:t>
      </w:r>
      <w:fldSimple w:instr=" SEQ Figura \* ARABIC ">
        <w:r w:rsidR="00B27109">
          <w:rPr>
            <w:noProof/>
          </w:rPr>
          <w:t>8</w:t>
        </w:r>
      </w:fldSimple>
      <w:bookmarkEnd w:id="368"/>
      <w:r>
        <w:t xml:space="preserve"> - Modelo E</w:t>
      </w:r>
      <w:r w:rsidR="0023355A">
        <w:t>E</w:t>
      </w:r>
      <w:r>
        <w:t>R</w:t>
      </w:r>
      <w:r w:rsidR="0023355A">
        <w:t xml:space="preserve"> criado em </w:t>
      </w:r>
      <w:proofErr w:type="spellStart"/>
      <w:r w:rsidR="0023355A">
        <w:t>MySQL</w:t>
      </w:r>
      <w:proofErr w:type="spellEnd"/>
      <w:r w:rsidR="0023355A">
        <w:t xml:space="preserve"> Workbench</w:t>
      </w:r>
      <w:bookmarkEnd w:id="369"/>
    </w:p>
    <w:p w14:paraId="6BECA063" w14:textId="3DD60284" w:rsidR="00111CCD" w:rsidDel="004F2ABC" w:rsidRDefault="00111CCD" w:rsidP="00111CCD">
      <w:pPr>
        <w:rPr>
          <w:del w:id="370" w:author="José Fonseca" w:date="2015-11-27T15:34:00Z"/>
        </w:rPr>
      </w:pPr>
      <w:del w:id="371" w:author="José Fonseca" w:date="2015-11-27T15:34:00Z">
        <w:r w:rsidDel="004F2ABC">
          <w:delText>A tabela dos utilizadores irá guardar os dados, estatísticas e as configurações de predefinição para a criação de boleias de cada utilizador (Partida, Destino, NLugares). À tabela dos utilizadores estão ligadas as tabelas das alterações, estatísticas e configurações. A tabela de alterações guarda registos das alterações mais importantes feitas por cada utilizador. A tabela de estatísticas guarda estatísticas mensais de cada utilizador</w:delText>
        </w:r>
        <w:r w:rsidR="00010170" w:rsidDel="004F2ABC">
          <w:delText>, utilizando uma chave composta que incluí os campos a</w:delText>
        </w:r>
        <w:r w:rsidR="00B45368" w:rsidDel="004F2ABC">
          <w:delText>no e mes (que guardam o ano e o mê</w:delText>
        </w:r>
        <w:r w:rsidR="00010170" w:rsidDel="004F2ABC">
          <w:delText>s de uma estatistica) e a chave estrangeira do utilizador a qual se aplica a estatistica</w:delText>
        </w:r>
        <w:r w:rsidDel="004F2ABC">
          <w:delText>.</w:delText>
        </w:r>
        <w:r w:rsidR="00010170" w:rsidDel="004F2ABC">
          <w:delText xml:space="preserve"> Assim, garante-se que não existem registos duplicados para aquele mês e utilizador.</w:delText>
        </w:r>
        <w:r w:rsidDel="004F2ABC">
          <w:delText xml:space="preserve"> A tabela de configurações guarda as configurações necessárias para a automatização de escolha do condutor.</w:delText>
        </w:r>
        <w:r w:rsidR="00010170" w:rsidDel="004F2ABC">
          <w:delText xml:space="preserve"> Esta tabela simplesmente guarda os dados para a criação de uma boleia caso o utilizador seja escolhido como condutor pela aplicação.</w:delText>
        </w:r>
      </w:del>
    </w:p>
    <w:p w14:paraId="6FD1EC33" w14:textId="1FE2E961" w:rsidR="00111CCD" w:rsidDel="004F2ABC" w:rsidRDefault="00111CCD" w:rsidP="00111CCD">
      <w:pPr>
        <w:rPr>
          <w:del w:id="372" w:author="José Fonseca" w:date="2015-11-27T15:34:00Z"/>
        </w:rPr>
      </w:pPr>
      <w:del w:id="373" w:author="José Fonseca" w:date="2015-11-27T15:34:00Z">
        <w:r w:rsidDel="004F2ABC">
          <w:delText>A tabela de boleias irá guardar os dados essenciais à boleia e os dados relacionados à repetição de boleias. A tabela de boleias está ligada à dos utilizadores para indicar o condutor da boleia e està ligada a si mesma para que, no caso de repetição de boleias, se consiga indicar quem é a boleia original da repetição. Também existe um campo Nota no caso do utilizador querer colocar uma nota sobre a boleia para os outros utilizadores. É de notar que o campo DiaSemana se encontra desnormalizado para acesso facilitado ao dia da semana em que a boleia se encontra.</w:delText>
        </w:r>
      </w:del>
    </w:p>
    <w:p w14:paraId="635F5E08" w14:textId="66B848EA" w:rsidR="00111CCD" w:rsidRPr="00B32AB8" w:rsidRDefault="00111CCD" w:rsidP="00111CCD">
      <w:del w:id="374" w:author="José Fonseca" w:date="2015-11-27T15:34:00Z">
        <w:r w:rsidDel="004F2ABC">
          <w:delText>A tabela dos passageiros vai guardar uma chave composta. Esta chave é formada pela chave estrangeira dos utilizadores e das boleias para indicar quais são os passageiros de cada boleia. Tal como a tabela de boleias, a tabela passageiros tem uma campo Nota.</w:delText>
        </w:r>
      </w:del>
    </w:p>
    <w:p w14:paraId="5CA73C56" w14:textId="77777777" w:rsidR="00111CCD" w:rsidRDefault="00111CCD" w:rsidP="00111CCD"/>
    <w:p w14:paraId="16C28A82" w14:textId="77777777" w:rsidR="00111CCD" w:rsidRPr="00111CCD" w:rsidRDefault="00111CCD" w:rsidP="00111CCD"/>
    <w:p w14:paraId="404859D8" w14:textId="77777777" w:rsidR="00FA2857" w:rsidRDefault="00FA2857" w:rsidP="00257429">
      <w:r>
        <w:br w:type="page"/>
      </w:r>
    </w:p>
    <w:p w14:paraId="32AB8B49" w14:textId="77777777" w:rsidR="00BD5DAA" w:rsidRDefault="00254C20" w:rsidP="00FC0FDD">
      <w:pPr>
        <w:pStyle w:val="Heading2"/>
      </w:pPr>
      <w:bookmarkStart w:id="375" w:name="_Toc434846641"/>
      <w:bookmarkStart w:id="376" w:name="_Toc435806815"/>
      <w:r>
        <w:lastRenderedPageBreak/>
        <w:t>Semântica</w:t>
      </w:r>
      <w:bookmarkEnd w:id="375"/>
      <w:bookmarkEnd w:id="376"/>
    </w:p>
    <w:p w14:paraId="7A0B44DC" w14:textId="77777777" w:rsidR="00801BAA" w:rsidRPr="00801BAA" w:rsidRDefault="00B62D0A" w:rsidP="00257429">
      <w:r>
        <w:t>Nesta secção é apresentado</w:t>
      </w:r>
      <w:r w:rsidR="00801BAA">
        <w:t xml:space="preserve"> o dicionário de dados e a tabela de operações às tabelas </w:t>
      </w:r>
      <w:r w:rsidR="00387841">
        <w:t xml:space="preserve">da base de dados </w:t>
      </w:r>
      <w:r w:rsidR="003A058E">
        <w:t>d</w:t>
      </w:r>
      <w:r w:rsidR="002D6FCF">
        <w:t>o projeto.</w:t>
      </w:r>
    </w:p>
    <w:p w14:paraId="1D5DA7DB" w14:textId="77777777" w:rsidR="004D44A1" w:rsidRDefault="004D44A1" w:rsidP="00257429">
      <w:pPr>
        <w:pStyle w:val="Heading3"/>
      </w:pPr>
      <w:bookmarkStart w:id="377" w:name="_Toc434846642"/>
      <w:bookmarkStart w:id="378" w:name="_Toc435806816"/>
      <w:r>
        <w:t>Utilizadores</w:t>
      </w:r>
      <w:bookmarkEnd w:id="377"/>
      <w:bookmarkEnd w:id="378"/>
    </w:p>
    <w:p w14:paraId="2CFD40D2" w14:textId="77777777" w:rsidR="00760231" w:rsidRDefault="00760231" w:rsidP="00257429">
      <w:r>
        <w:t xml:space="preserve">Nesta tabela, </w:t>
      </w:r>
    </w:p>
    <w:p w14:paraId="0AAC7DFA" w14:textId="77777777" w:rsidR="00254C20" w:rsidRPr="00254C20" w:rsidRDefault="00254C20" w:rsidP="00257429">
      <w:r>
        <w:t>Dicionário de dados:</w:t>
      </w:r>
    </w:p>
    <w:tbl>
      <w:tblPr>
        <w:tblStyle w:val="TabeladeGrade4-nfase11"/>
        <w:tblW w:w="8755" w:type="dxa"/>
        <w:tblLayout w:type="fixed"/>
        <w:tblLook w:val="04A0" w:firstRow="1" w:lastRow="0" w:firstColumn="1" w:lastColumn="0" w:noHBand="0" w:noVBand="1"/>
      </w:tblPr>
      <w:tblGrid>
        <w:gridCol w:w="1951"/>
        <w:gridCol w:w="1843"/>
        <w:gridCol w:w="3402"/>
        <w:gridCol w:w="1559"/>
      </w:tblGrid>
      <w:tr w:rsidR="00387841" w14:paraId="1A6C0B99" w14:textId="77777777" w:rsidTr="00387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16699074" w14:textId="77777777" w:rsidR="00387841" w:rsidRDefault="00387841" w:rsidP="00257429">
            <w:r>
              <w:t>Nome do campo</w:t>
            </w:r>
          </w:p>
        </w:tc>
        <w:tc>
          <w:tcPr>
            <w:tcW w:w="1843" w:type="dxa"/>
            <w:hideMark/>
          </w:tcPr>
          <w:p w14:paraId="6AD76131" w14:textId="77777777" w:rsidR="00387841" w:rsidRDefault="00387841" w:rsidP="002574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3402" w:type="dxa"/>
            <w:hideMark/>
          </w:tcPr>
          <w:p w14:paraId="63B897B3" w14:textId="77777777" w:rsidR="00387841" w:rsidRDefault="00387841" w:rsidP="002574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559" w:type="dxa"/>
            <w:hideMark/>
          </w:tcPr>
          <w:p w14:paraId="3BA09474" w14:textId="77777777" w:rsidR="00387841" w:rsidRDefault="00387841" w:rsidP="002574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387841" w14:paraId="759B9975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E059DCF" w14:textId="77777777" w:rsidR="00387841" w:rsidRDefault="00387841" w:rsidP="00257429">
            <w:proofErr w:type="spellStart"/>
            <w:r>
              <w:t>IdUtilizador</w:t>
            </w:r>
            <w:proofErr w:type="spellEnd"/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883F4FF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95AE2EE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(PK) </w:t>
            </w:r>
            <w:proofErr w:type="spellStart"/>
            <w:r>
              <w:t>Id</w:t>
            </w:r>
            <w:proofErr w:type="spellEnd"/>
            <w:r>
              <w:t xml:space="preserve"> do utilizador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EC0ADE3" w14:textId="1D46E1B7" w:rsidR="00387841" w:rsidDel="00674941" w:rsidRDefault="00BC6F9A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79" w:author="José Fonseca" w:date="2015-11-27T15:42:00Z"/>
              </w:rPr>
            </w:pPr>
            <w:del w:id="380" w:author="José Fonseca" w:date="2015-11-27T15:42:00Z">
              <w:r w:rsidDel="00674941">
                <w:delText>Não nulo</w:delText>
              </w:r>
              <w:r w:rsidR="007C2C02" w:rsidDel="00674941">
                <w:delText>.</w:delText>
              </w:r>
            </w:del>
          </w:p>
          <w:p w14:paraId="30DBA6D2" w14:textId="2888D9F5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del w:id="381" w:author="José Fonseca" w:date="2015-11-27T15:42:00Z">
              <w:r w:rsidDel="00674941">
                <w:delText>Únicos</w:delText>
              </w:r>
              <w:r w:rsidR="007C2C02" w:rsidDel="00674941">
                <w:delText>.</w:delText>
              </w:r>
            </w:del>
            <w:ins w:id="382" w:author="José Fonseca" w:date="2015-11-27T15:42:00Z">
              <w:r w:rsidR="00674941">
                <w:t>PK</w:t>
              </w:r>
            </w:ins>
          </w:p>
        </w:tc>
      </w:tr>
      <w:tr w:rsidR="00387841" w14:paraId="057AE6FB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6D5B0F2B" w14:textId="77777777" w:rsidR="00387841" w:rsidRDefault="00387841" w:rsidP="00257429">
            <w:r>
              <w:t>Nome</w:t>
            </w:r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5961D397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18FF2226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do utilizador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0ECDBA90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3FA1EC8C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56FBD54B" w14:textId="77777777" w:rsidR="00387841" w:rsidRDefault="00387841" w:rsidP="00257429">
            <w:r>
              <w:t>Password</w:t>
            </w:r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16327B3C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29AE703C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 do utilizador</w:t>
            </w:r>
            <w:r w:rsidR="000547A2">
              <w:t xml:space="preserve"> encriptada com md5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2414738F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7D975320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1FC8828" w14:textId="77777777" w:rsidR="00387841" w:rsidRDefault="00387841" w:rsidP="00257429">
            <w:r>
              <w:t>Email</w:t>
            </w:r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0004372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52828E1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do utilizador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0B52FFC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  <w:p w14:paraId="61FE8DEB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Único</w:t>
            </w:r>
            <w:r w:rsidR="007C2C02">
              <w:t>.</w:t>
            </w:r>
          </w:p>
        </w:tc>
      </w:tr>
      <w:tr w:rsidR="00387841" w14:paraId="0E74BB12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15CDBE7" w14:textId="77777777" w:rsidR="00387841" w:rsidRDefault="00387841" w:rsidP="00257429">
            <w:r>
              <w:t>Contacto</w:t>
            </w:r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26CE856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383"/>
            <w:proofErr w:type="spellStart"/>
            <w:r>
              <w:t>Int</w:t>
            </w:r>
            <w:commentRangeEnd w:id="383"/>
            <w:proofErr w:type="spellEnd"/>
            <w:r w:rsidR="00674941">
              <w:rPr>
                <w:rStyle w:val="CommentReference"/>
              </w:rPr>
              <w:commentReference w:id="383"/>
            </w:r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71A06A8" w14:textId="77777777" w:rsidR="00387841" w:rsidRDefault="000547A2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Telemóvel/telefone</w:t>
            </w:r>
            <w:r w:rsidR="00387841">
              <w:t xml:space="preserve"> do utilizador</w:t>
            </w:r>
            <w:r>
              <w:t xml:space="preserve"> 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C7E2595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03AEF141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F39516B" w14:textId="77777777" w:rsidR="00387841" w:rsidRDefault="00387841" w:rsidP="00257429">
            <w:proofErr w:type="spellStart"/>
            <w:r>
              <w:t>NCondutor</w:t>
            </w:r>
            <w:proofErr w:type="spellEnd"/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4F55255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2646644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vezes que o utilizador foi condutor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0B3FAF2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5C8CE0E2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96A0E32" w14:textId="77777777" w:rsidR="00387841" w:rsidRDefault="00387841" w:rsidP="00257429">
            <w:proofErr w:type="spellStart"/>
            <w:r>
              <w:t>NPassageiro</w:t>
            </w:r>
            <w:proofErr w:type="spellEnd"/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4AF8E39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DEFF66C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Nº de vezes que o utilizador foi passageiro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9CD85A4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1D99E266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39C2521" w14:textId="77777777" w:rsidR="00387841" w:rsidRDefault="00387841" w:rsidP="00257429">
            <w:proofErr w:type="spellStart"/>
            <w:r>
              <w:t>NPessoasLevadas</w:t>
            </w:r>
            <w:proofErr w:type="spellEnd"/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8493376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B4812DA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passageiros que o utilizador levou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7081EFE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0BC4B107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38F1AA7" w14:textId="77777777" w:rsidR="00387841" w:rsidRDefault="00387841" w:rsidP="00257429">
            <w:r>
              <w:t>Iniciais</w:t>
            </w:r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3FE49F8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384"/>
            <w:proofErr w:type="spellStart"/>
            <w:r>
              <w:t>Varchar</w:t>
            </w:r>
            <w:proofErr w:type="spellEnd"/>
            <w:r>
              <w:t>(45)</w:t>
            </w:r>
            <w:commentRangeEnd w:id="384"/>
            <w:r w:rsidR="00674941">
              <w:rPr>
                <w:rStyle w:val="CommentReference"/>
              </w:rPr>
              <w:commentReference w:id="384"/>
            </w:r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D6865A5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Iniciais do</w:t>
            </w:r>
            <w:r w:rsidR="000547A2">
              <w:t xml:space="preserve"> nome do</w:t>
            </w:r>
            <w:r>
              <w:t xml:space="preserve"> utilizador</w:t>
            </w:r>
            <w:r w:rsidR="000547A2">
              <w:t>, de modo a identificar o utilizador, ocupando pouco espaço quando está a ser mostrado na página.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9102769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2A70E31A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3C810C5" w14:textId="77777777" w:rsidR="00387841" w:rsidRDefault="00387841" w:rsidP="00257429">
            <w:r>
              <w:t>Cor</w:t>
            </w:r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D380405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(45)</w:t>
            </w:r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8FF2555" w14:textId="77777777" w:rsidR="00387841" w:rsidRDefault="00387841" w:rsidP="00B62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 identificadora do utilizador</w:t>
            </w:r>
            <w:r w:rsidR="00B62D0A">
              <w:t>. Esta cor é utilizada para pintar as boleias na aplicação consoante o condutor da boleia, de modo a identificar rapidamente o condutor.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F480EEA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0A8437EB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7C529D9" w14:textId="77777777" w:rsidR="00387841" w:rsidRDefault="00387841" w:rsidP="00257429">
            <w:r>
              <w:t>VOIP</w:t>
            </w:r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1E335A8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(45)</w:t>
            </w:r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48E6757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VOIP do utilizador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61F5171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7841" w14:paraId="5919376D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D61DA03" w14:textId="77777777" w:rsidR="00387841" w:rsidRDefault="00387841" w:rsidP="00257429">
            <w:proofErr w:type="spellStart"/>
            <w:r>
              <w:t>NLugares</w:t>
            </w:r>
            <w:proofErr w:type="spellEnd"/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DF55BEF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8D4DE87" w14:textId="77777777" w:rsidR="00B62D0A" w:rsidRDefault="00387841" w:rsidP="00B4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passageiros que o utilizador pode levar, por defeito</w:t>
            </w:r>
            <w:r w:rsidR="00B62D0A">
              <w:t>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969C0E1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44E3F4AC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7703993" w14:textId="77777777" w:rsidR="00387841" w:rsidRDefault="00387841" w:rsidP="00257429">
            <w:r>
              <w:lastRenderedPageBreak/>
              <w:t>Partida</w:t>
            </w:r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75D823C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95A1CBB" w14:textId="77777777" w:rsidR="00387841" w:rsidRDefault="00B62D0A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Este campo indica o lugar de onde, habitualmente, o condutor inicia a viagem.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10CD8BF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7841" w14:paraId="299B4F4A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82E49CA" w14:textId="77777777" w:rsidR="00387841" w:rsidRDefault="00387841" w:rsidP="00257429">
            <w:r>
              <w:t>Destino</w:t>
            </w:r>
          </w:p>
        </w:tc>
        <w:tc>
          <w:tcPr>
            <w:tcW w:w="184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2D1CC63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3402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59AAB22" w14:textId="77777777" w:rsidR="00B62D0A" w:rsidRDefault="00B62D0A" w:rsidP="007602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 campo indica o lugar onde</w:t>
            </w:r>
            <w:r w:rsidR="00760231">
              <w:t xml:space="preserve">, habitualmente, </w:t>
            </w:r>
            <w:r>
              <w:t>o condutor termina a viagem.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9A427E4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63D8E4B" w14:textId="77777777" w:rsidR="00B93B36" w:rsidRDefault="00BC6315" w:rsidP="00BC6315">
      <w:pPr>
        <w:pStyle w:val="Caption"/>
      </w:pPr>
      <w:bookmarkStart w:id="385" w:name="_Toc435778862"/>
      <w:r>
        <w:t xml:space="preserve">Tabela </w:t>
      </w:r>
      <w:fldSimple w:instr=" SEQ Tabela \* ARABIC ">
        <w:r w:rsidR="00B27109">
          <w:rPr>
            <w:noProof/>
          </w:rPr>
          <w:t>7</w:t>
        </w:r>
      </w:fldSimple>
      <w:r>
        <w:t xml:space="preserve"> -</w:t>
      </w:r>
      <w:r w:rsidR="00123F10">
        <w:t xml:space="preserve"> Dicionário de dados da tabela U</w:t>
      </w:r>
      <w:r>
        <w:t>tilizadores</w:t>
      </w:r>
      <w:bookmarkEnd w:id="385"/>
    </w:p>
    <w:p w14:paraId="4288A6DE" w14:textId="77777777" w:rsidR="00B93B36" w:rsidRDefault="00B93B36">
      <w:pPr>
        <w:spacing w:line="276" w:lineRule="auto"/>
        <w:jc w:val="left"/>
      </w:pPr>
      <w:r>
        <w:br w:type="page"/>
      </w:r>
    </w:p>
    <w:p w14:paraId="0F766167" w14:textId="77777777" w:rsidR="004A7033" w:rsidRDefault="004A7033" w:rsidP="00257429">
      <w:r>
        <w:lastRenderedPageBreak/>
        <w:t>Operações</w:t>
      </w: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42D0B" w14:paraId="0727A409" w14:textId="77777777" w:rsidTr="00D42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B835C39" w14:textId="77777777" w:rsidR="00D42D0B" w:rsidRDefault="00D42D0B" w:rsidP="00257429">
            <w:r>
              <w:t>Nome</w:t>
            </w:r>
          </w:p>
        </w:tc>
        <w:tc>
          <w:tcPr>
            <w:tcW w:w="7081" w:type="dxa"/>
          </w:tcPr>
          <w:p w14:paraId="0975CC34" w14:textId="77777777" w:rsidR="00D42D0B" w:rsidRDefault="00D42D0B" w:rsidP="002574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42D0B" w14:paraId="57CE9CF5" w14:textId="77777777" w:rsidTr="00D4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6CCA924" w14:textId="77777777" w:rsidR="00D42D0B" w:rsidRDefault="00D42D0B" w:rsidP="00257429">
            <w:r>
              <w:t>Inserir()</w:t>
            </w:r>
          </w:p>
        </w:tc>
        <w:tc>
          <w:tcPr>
            <w:tcW w:w="7081" w:type="dxa"/>
            <w:hideMark/>
          </w:tcPr>
          <w:p w14:paraId="44818293" w14:textId="77777777" w:rsidR="00D42D0B" w:rsidRDefault="00D42D0B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utilizador</w:t>
            </w:r>
          </w:p>
          <w:p w14:paraId="377B1998" w14:textId="77777777" w:rsidR="00D42D0B" w:rsidRDefault="00D42D0B" w:rsidP="00A71114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Nome, Password, Email, Contacto, Iniciais, Cor, VOIP, </w:t>
            </w:r>
            <w:proofErr w:type="spellStart"/>
            <w:r>
              <w:t>Nlugares</w:t>
            </w:r>
            <w:proofErr w:type="spellEnd"/>
            <w:r>
              <w:t>, Partida e Destino</w:t>
            </w:r>
          </w:p>
          <w:p w14:paraId="0891AE0B" w14:textId="77777777" w:rsidR="00D42D0B" w:rsidRDefault="00D42D0B" w:rsidP="00A71114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IdUtilizador</w:t>
            </w:r>
            <w:proofErr w:type="spellEnd"/>
          </w:p>
        </w:tc>
      </w:tr>
      <w:tr w:rsidR="00D42D0B" w14:paraId="140576DE" w14:textId="77777777" w:rsidTr="00D42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2C684F5A" w14:textId="77777777" w:rsidR="00D42D0B" w:rsidRDefault="00D42D0B" w:rsidP="00257429">
            <w:r>
              <w:t>Alterar()</w:t>
            </w:r>
          </w:p>
        </w:tc>
        <w:tc>
          <w:tcPr>
            <w:tcW w:w="7081" w:type="dxa"/>
            <w:hideMark/>
          </w:tcPr>
          <w:p w14:paraId="38B8FC33" w14:textId="77777777" w:rsidR="00D42D0B" w:rsidRDefault="00D42D0B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utilizador</w:t>
            </w:r>
          </w:p>
          <w:p w14:paraId="2BAFF577" w14:textId="77777777" w:rsidR="00D42D0B" w:rsidRDefault="00D42D0B" w:rsidP="00A71114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utilizador</w:t>
            </w:r>
          </w:p>
          <w:p w14:paraId="18688DE8" w14:textId="77777777" w:rsidR="00D42D0B" w:rsidRDefault="00D42D0B" w:rsidP="00A71114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14:paraId="7E18AF2E" w14:textId="77777777" w:rsidR="00D42D0B" w:rsidRDefault="00D42D0B" w:rsidP="00A71114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utilizador</w:t>
            </w:r>
          </w:p>
        </w:tc>
      </w:tr>
      <w:tr w:rsidR="00D42D0B" w14:paraId="6690FF50" w14:textId="77777777" w:rsidTr="00D42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30ADDF91" w14:textId="77777777" w:rsidR="00D42D0B" w:rsidRDefault="00D42D0B" w:rsidP="00257429">
            <w:r>
              <w:t>Consultar()</w:t>
            </w:r>
          </w:p>
        </w:tc>
        <w:tc>
          <w:tcPr>
            <w:tcW w:w="7081" w:type="dxa"/>
            <w:hideMark/>
          </w:tcPr>
          <w:p w14:paraId="19668B01" w14:textId="77777777" w:rsidR="00D42D0B" w:rsidRDefault="00D42D0B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utilizador</w:t>
            </w:r>
          </w:p>
          <w:p w14:paraId="0DEF6A3A" w14:textId="77777777" w:rsidR="00D42D0B" w:rsidRDefault="00D42D0B" w:rsidP="00A71114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utilizador</w:t>
            </w:r>
          </w:p>
          <w:p w14:paraId="34CAE3C6" w14:textId="77777777" w:rsidR="00D42D0B" w:rsidRDefault="00D42D0B" w:rsidP="00A71114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desse utilizador</w:t>
            </w:r>
          </w:p>
        </w:tc>
      </w:tr>
      <w:tr w:rsidR="00D42D0B" w14:paraId="01032085" w14:textId="77777777" w:rsidTr="00D42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639F9ED7" w14:textId="77777777" w:rsidR="00D42D0B" w:rsidRDefault="00D42D0B" w:rsidP="00257429">
            <w:r>
              <w:t>Eliminar()</w:t>
            </w:r>
          </w:p>
        </w:tc>
        <w:tc>
          <w:tcPr>
            <w:tcW w:w="7081" w:type="dxa"/>
            <w:hideMark/>
          </w:tcPr>
          <w:p w14:paraId="7D9D84D4" w14:textId="77777777" w:rsidR="00D42D0B" w:rsidRDefault="00D42D0B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utilizador</w:t>
            </w:r>
          </w:p>
          <w:p w14:paraId="1EFDBA58" w14:textId="77777777" w:rsidR="00D42D0B" w:rsidRDefault="00D42D0B" w:rsidP="00A71114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utilizador</w:t>
            </w:r>
          </w:p>
          <w:p w14:paraId="06E2893B" w14:textId="77777777" w:rsidR="00D42D0B" w:rsidRDefault="00D42D0B" w:rsidP="00A71114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14:paraId="3BB745F2" w14:textId="77777777" w:rsidR="00D42D0B" w:rsidRDefault="00D42D0B" w:rsidP="00A71114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utilizador</w:t>
            </w:r>
          </w:p>
        </w:tc>
      </w:tr>
    </w:tbl>
    <w:p w14:paraId="70034C5B" w14:textId="77777777" w:rsidR="00BC6315" w:rsidRDefault="00BC6315" w:rsidP="00BC6315">
      <w:pPr>
        <w:pStyle w:val="Caption"/>
      </w:pPr>
      <w:bookmarkStart w:id="386" w:name="_Toc435778863"/>
      <w:r>
        <w:t xml:space="preserve">Tabela </w:t>
      </w:r>
      <w:fldSimple w:instr=" SEQ Tabela \* ARABIC ">
        <w:r w:rsidR="00B27109">
          <w:rPr>
            <w:noProof/>
          </w:rPr>
          <w:t>8</w:t>
        </w:r>
      </w:fldSimple>
      <w:r w:rsidR="00123F10">
        <w:t xml:space="preserve"> - Operações da tabela U</w:t>
      </w:r>
      <w:r>
        <w:t>tilizadores</w:t>
      </w:r>
      <w:bookmarkEnd w:id="386"/>
    </w:p>
    <w:p w14:paraId="4995282F" w14:textId="77777777" w:rsidR="007C10DB" w:rsidRDefault="007C10DB" w:rsidP="00257429">
      <w:r>
        <w:br w:type="page"/>
      </w:r>
    </w:p>
    <w:p w14:paraId="7A337274" w14:textId="77777777" w:rsidR="007C10DB" w:rsidRDefault="007C10DB" w:rsidP="00257429">
      <w:pPr>
        <w:pStyle w:val="Heading3"/>
      </w:pPr>
      <w:bookmarkStart w:id="387" w:name="_Toc434846643"/>
      <w:bookmarkStart w:id="388" w:name="_Toc435806817"/>
      <w:r>
        <w:lastRenderedPageBreak/>
        <w:t>Boleias</w:t>
      </w:r>
      <w:bookmarkEnd w:id="387"/>
      <w:bookmarkEnd w:id="388"/>
    </w:p>
    <w:p w14:paraId="22BAD51D" w14:textId="77777777" w:rsidR="007C10DB" w:rsidRPr="00254C20" w:rsidRDefault="007C10DB" w:rsidP="00257429">
      <w:r>
        <w:t>Dicionário de dados:</w:t>
      </w:r>
    </w:p>
    <w:tbl>
      <w:tblPr>
        <w:tblStyle w:val="TabeladeGrade4-nfase11"/>
        <w:tblW w:w="8755" w:type="dxa"/>
        <w:tblLayout w:type="fixed"/>
        <w:tblLook w:val="04A0" w:firstRow="1" w:lastRow="0" w:firstColumn="1" w:lastColumn="0" w:noHBand="0" w:noVBand="1"/>
      </w:tblPr>
      <w:tblGrid>
        <w:gridCol w:w="2246"/>
        <w:gridCol w:w="1973"/>
        <w:gridCol w:w="2977"/>
        <w:gridCol w:w="1559"/>
      </w:tblGrid>
      <w:tr w:rsidR="00387841" w14:paraId="61752A4F" w14:textId="77777777" w:rsidTr="00387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14:paraId="748E6E82" w14:textId="77777777" w:rsidR="00387841" w:rsidRDefault="00387841" w:rsidP="00257429">
            <w:r>
              <w:t>Nome do campo</w:t>
            </w:r>
          </w:p>
        </w:tc>
        <w:tc>
          <w:tcPr>
            <w:tcW w:w="1973" w:type="dxa"/>
            <w:hideMark/>
          </w:tcPr>
          <w:p w14:paraId="17325B2E" w14:textId="77777777" w:rsidR="00387841" w:rsidRDefault="00387841" w:rsidP="002574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2977" w:type="dxa"/>
            <w:hideMark/>
          </w:tcPr>
          <w:p w14:paraId="01E0A132" w14:textId="77777777" w:rsidR="00387841" w:rsidRDefault="00387841" w:rsidP="002574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559" w:type="dxa"/>
            <w:hideMark/>
          </w:tcPr>
          <w:p w14:paraId="2194B875" w14:textId="77777777" w:rsidR="00387841" w:rsidRDefault="00387841" w:rsidP="002574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387841" w14:paraId="27A350B4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6E50651" w14:textId="77777777" w:rsidR="00387841" w:rsidRDefault="00387841" w:rsidP="00257429">
            <w:proofErr w:type="spellStart"/>
            <w:r>
              <w:t>IdBoleia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B3047A9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63A105D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(PK) </w:t>
            </w:r>
            <w:proofErr w:type="spellStart"/>
            <w:r>
              <w:t>Id</w:t>
            </w:r>
            <w:proofErr w:type="spellEnd"/>
            <w:r>
              <w:t xml:space="preserve"> da boleia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C927DE6" w14:textId="2F66CC31" w:rsidR="00387841" w:rsidDel="006749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89" w:author="José Fonseca" w:date="2015-11-27T15:41:00Z"/>
              </w:rPr>
            </w:pPr>
            <w:del w:id="390" w:author="José Fonseca" w:date="2015-11-27T15:41:00Z">
              <w:r w:rsidDel="00674941">
                <w:delText>Não nulo</w:delText>
              </w:r>
              <w:r w:rsidR="007C2C02" w:rsidDel="00674941">
                <w:delText>.</w:delText>
              </w:r>
            </w:del>
          </w:p>
          <w:p w14:paraId="1AF4D0A6" w14:textId="2D9AF628" w:rsidR="00387841" w:rsidDel="00674941" w:rsidRDefault="008E4807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91" w:author="José Fonseca" w:date="2015-11-27T15:41:00Z"/>
              </w:rPr>
            </w:pPr>
            <w:del w:id="392" w:author="José Fonseca" w:date="2015-11-27T15:41:00Z">
              <w:r w:rsidDel="00674941">
                <w:delText>PK</w:delText>
              </w:r>
              <w:r w:rsidR="007C2C02" w:rsidDel="00674941">
                <w:delText>.</w:delText>
              </w:r>
            </w:del>
          </w:p>
          <w:p w14:paraId="3CF53FF4" w14:textId="7C35D8BA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del w:id="393" w:author="José Fonseca" w:date="2015-11-27T15:41:00Z">
              <w:r w:rsidDel="00674941">
                <w:delText>Únicos</w:delText>
              </w:r>
              <w:r w:rsidR="007C2C02" w:rsidDel="00674941">
                <w:delText>.</w:delText>
              </w:r>
            </w:del>
          </w:p>
        </w:tc>
      </w:tr>
      <w:tr w:rsidR="00387841" w14:paraId="0A3840DB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3F5BD3CB" w14:textId="77777777" w:rsidR="00387841" w:rsidRDefault="00387841" w:rsidP="00257429">
            <w:proofErr w:type="spellStart"/>
            <w:r>
              <w:t>NLugares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40D8FABF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5F184FB8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passageiros que podem aderir à boleia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42B739FC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24D1C68D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2B1CCFE7" w14:textId="77777777" w:rsidR="00387841" w:rsidRDefault="00387841" w:rsidP="00257429">
            <w:r>
              <w:t>Partida</w:t>
            </w:r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0B608931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117BE017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Partida da boleia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58508A2D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7841" w14:paraId="5EC9CA02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EBADFC6" w14:textId="77777777" w:rsidR="00387841" w:rsidRDefault="00387841" w:rsidP="00257429">
            <w:r>
              <w:t>Destino</w:t>
            </w:r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2276C86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D7B0FFF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Destino da boleia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5216FC6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7841" w14:paraId="7DA1B2AF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E5788B6" w14:textId="77777777" w:rsidR="00387841" w:rsidRDefault="00387841" w:rsidP="00257429">
            <w:r>
              <w:t>Data</w:t>
            </w:r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F24B416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E1DA781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 que dia a boleia se realizará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2AFCEEA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3205C4C9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F50CEF2" w14:textId="77777777" w:rsidR="00387841" w:rsidRDefault="00387841" w:rsidP="00257429">
            <w:proofErr w:type="spellStart"/>
            <w:r>
              <w:t>HoraInicio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A1FFEFF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8863163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Hora em que a boleia começa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F217803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35558E7A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25B279E" w14:textId="77777777" w:rsidR="00387841" w:rsidRDefault="00387841" w:rsidP="00257429">
            <w:proofErr w:type="spellStart"/>
            <w:r>
              <w:t>HoraFim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E0B8EA6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C6C3D43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Hora em que a boleia termina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F770DB5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6AD790D4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E47C13A" w14:textId="77777777" w:rsidR="00387841" w:rsidRDefault="00387841" w:rsidP="00257429">
            <w:proofErr w:type="spellStart"/>
            <w:r>
              <w:t>IdUtilizador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1CC9EEC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1F976D5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(FK) </w:t>
            </w:r>
            <w:proofErr w:type="spellStart"/>
            <w:r>
              <w:t>Id</w:t>
            </w:r>
            <w:proofErr w:type="spellEnd"/>
            <w:r>
              <w:t xml:space="preserve"> do condutor da boleia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A50C4F0" w14:textId="77777777" w:rsidR="00387841" w:rsidDel="006749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94" w:author="José Fonseca" w:date="2015-11-27T15:40:00Z"/>
              </w:rPr>
            </w:pPr>
            <w:r>
              <w:t>Não nulo</w:t>
            </w:r>
            <w:r w:rsidR="007C2C02">
              <w:t>.</w:t>
            </w:r>
          </w:p>
          <w:p w14:paraId="579FF2E5" w14:textId="77777777" w:rsidR="008E4807" w:rsidRDefault="008E4807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del w:id="395" w:author="José Fonseca" w:date="2015-11-27T15:40:00Z">
              <w:r w:rsidDel="00674941">
                <w:delText>FK</w:delText>
              </w:r>
              <w:r w:rsidR="007C2C02" w:rsidDel="00674941">
                <w:delText>.</w:delText>
              </w:r>
            </w:del>
          </w:p>
          <w:p w14:paraId="2E360E83" w14:textId="251E4D7E" w:rsidR="00387841" w:rsidRDefault="006749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396"/>
            <w:ins w:id="397" w:author="José Fonseca" w:date="2015-11-27T15:42:00Z">
              <w:r>
                <w:t>FK</w:t>
              </w:r>
              <w:commentRangeEnd w:id="396"/>
              <w:r>
                <w:rPr>
                  <w:rStyle w:val="CommentReference"/>
                </w:rPr>
                <w:commentReference w:id="396"/>
              </w:r>
            </w:ins>
            <w:del w:id="399" w:author="José Fonseca" w:date="2015-11-27T15:40:00Z">
              <w:r w:rsidR="00387841" w:rsidDel="00674941">
                <w:delText>Únicos</w:delText>
              </w:r>
              <w:r w:rsidR="007C2C02" w:rsidDel="00674941">
                <w:delText>.</w:delText>
              </w:r>
            </w:del>
          </w:p>
        </w:tc>
      </w:tr>
      <w:tr w:rsidR="00387841" w14:paraId="2F1799C5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ADBFBAA" w14:textId="77777777" w:rsidR="00387841" w:rsidRDefault="00387841" w:rsidP="00257429">
            <w:proofErr w:type="spellStart"/>
            <w:r>
              <w:t>Boleias_IdBoleia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452A345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14E40F1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(FK) </w:t>
            </w:r>
            <w:proofErr w:type="spellStart"/>
            <w:r>
              <w:t>Id</w:t>
            </w:r>
            <w:proofErr w:type="spellEnd"/>
            <w:r>
              <w:t xml:space="preserve"> da boleia pai, no caso de repetição de boleias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21E4433" w14:textId="168FAB2D" w:rsidR="008E4807" w:rsidDel="00674941" w:rsidRDefault="00674941" w:rsidP="006749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00" w:author="José Fonseca" w:date="2015-11-27T15:40:00Z"/>
              </w:rPr>
              <w:pPrChange w:id="401" w:author="José Fonseca" w:date="2015-11-27T15:40:00Z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402" w:author="José Fonseca" w:date="2015-11-27T15:42:00Z">
              <w:r>
                <w:t>FK</w:t>
              </w:r>
            </w:ins>
            <w:del w:id="403" w:author="José Fonseca" w:date="2015-11-27T15:40:00Z">
              <w:r w:rsidR="008E4807" w:rsidDel="00674941">
                <w:delText>FK</w:delText>
              </w:r>
              <w:r w:rsidR="007C2C02" w:rsidDel="00674941">
                <w:delText>.</w:delText>
              </w:r>
            </w:del>
          </w:p>
          <w:p w14:paraId="0E2B52E3" w14:textId="2E098BA0" w:rsidR="00387841" w:rsidRDefault="00387841" w:rsidP="006749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del w:id="404" w:author="José Fonseca" w:date="2015-11-27T15:40:00Z">
              <w:r w:rsidDel="00674941">
                <w:delText>Únicos</w:delText>
              </w:r>
              <w:r w:rsidR="007C2C02" w:rsidDel="00674941">
                <w:delText>.</w:delText>
              </w:r>
            </w:del>
          </w:p>
        </w:tc>
      </w:tr>
      <w:tr w:rsidR="00387841" w14:paraId="2B61595E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772E319" w14:textId="77777777" w:rsidR="00387841" w:rsidRDefault="00387841" w:rsidP="00257429">
            <w:r>
              <w:t>Ativo</w:t>
            </w:r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D7F0954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Boolean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D95ADCA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 se a boleia está ativa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238E2CC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1D7FE9A4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0AE39E6" w14:textId="77777777" w:rsidR="00387841" w:rsidRDefault="00387841" w:rsidP="00257429">
            <w:proofErr w:type="spellStart"/>
            <w:r>
              <w:t>DiaSemana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6F002B9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(1)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0A548B4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Dia da semana da boleia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FE2DE88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50DC9D2D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F32FC8A" w14:textId="77777777" w:rsidR="00387841" w:rsidRDefault="00387841" w:rsidP="00257429">
            <w:proofErr w:type="spellStart"/>
            <w:r>
              <w:t>RepeticaoInicio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20F0A4E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60B39D0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houver repetição de boleias, o dia em que ela começa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7B5B48F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7841" w14:paraId="2F366042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A86AF46" w14:textId="77777777" w:rsidR="00387841" w:rsidRDefault="00387841" w:rsidP="00257429">
            <w:proofErr w:type="spellStart"/>
            <w:r>
              <w:t>RepeticaoFim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BFEE7CB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D0F4F01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houver repetição de boleias, o dia em que ela termina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F56C7A9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7841" w14:paraId="0809B27F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41790DA" w14:textId="77777777" w:rsidR="00387841" w:rsidRDefault="00387841" w:rsidP="00257429">
            <w:proofErr w:type="spellStart"/>
            <w:r>
              <w:t>NSemanaRep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71CE2F9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(45)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A3C33E4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caso de a repetição ser mensal, a semana em que se repete.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29F659B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358F2D5A" w14:textId="77777777" w:rsidTr="003878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71154AD" w14:textId="77777777" w:rsidR="00387841" w:rsidRDefault="00387841" w:rsidP="00257429">
            <w:proofErr w:type="spellStart"/>
            <w:r>
              <w:t>NDiaRep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EEA66EF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(45)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17BC2DB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caso de a repetição ser semanal ou mensal, o dia  em que se repete.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3EF11EA" w14:textId="77777777" w:rsidR="00387841" w:rsidRDefault="00387841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</w:t>
            </w:r>
            <w:r w:rsidR="007C2C02">
              <w:t>.</w:t>
            </w:r>
          </w:p>
        </w:tc>
      </w:tr>
      <w:tr w:rsidR="00387841" w14:paraId="0EBD15CA" w14:textId="77777777" w:rsidTr="003878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0CBAC89" w14:textId="77777777" w:rsidR="00387841" w:rsidRDefault="00387841" w:rsidP="00257429">
            <w:r>
              <w:t>Nota</w:t>
            </w:r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0A6F19E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F8FF8D1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Nota adicional da boleia, preenchida pelo condutor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149292B" w14:textId="77777777" w:rsidR="00387841" w:rsidRDefault="00387841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6F99E95" w14:textId="77777777" w:rsidR="00BC6315" w:rsidRDefault="00BC6315" w:rsidP="00BC6315">
      <w:pPr>
        <w:pStyle w:val="Caption"/>
      </w:pPr>
      <w:bookmarkStart w:id="405" w:name="_Toc435778864"/>
      <w:r>
        <w:t xml:space="preserve">Tabela </w:t>
      </w:r>
      <w:fldSimple w:instr=" SEQ Tabela \* ARABIC ">
        <w:r w:rsidR="00B27109">
          <w:rPr>
            <w:noProof/>
          </w:rPr>
          <w:t>9</w:t>
        </w:r>
      </w:fldSimple>
      <w:r w:rsidR="00123F10">
        <w:t xml:space="preserve"> - Di</w:t>
      </w:r>
      <w:r w:rsidR="000E6BDE">
        <w:t>ci</w:t>
      </w:r>
      <w:r w:rsidR="00123F10">
        <w:t>onário de dados da tabela B</w:t>
      </w:r>
      <w:r>
        <w:t>oleias</w:t>
      </w:r>
      <w:bookmarkEnd w:id="405"/>
    </w:p>
    <w:p w14:paraId="31457673" w14:textId="77777777" w:rsidR="00B93B36" w:rsidRDefault="00B93B36">
      <w:pPr>
        <w:spacing w:line="276" w:lineRule="auto"/>
        <w:jc w:val="left"/>
      </w:pPr>
      <w:r>
        <w:br w:type="page"/>
      </w:r>
    </w:p>
    <w:p w14:paraId="50DDD5B8" w14:textId="77777777" w:rsidR="007C10DB" w:rsidRDefault="007C10DB" w:rsidP="00257429">
      <w:r>
        <w:lastRenderedPageBreak/>
        <w:t>Operações</w:t>
      </w:r>
      <w:r w:rsidR="00123F10">
        <w:t>:</w:t>
      </w: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C10DB" w14:paraId="601F6CC8" w14:textId="77777777" w:rsidTr="007C10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95CD9AB" w14:textId="77777777" w:rsidR="007C10DB" w:rsidRDefault="007C10DB" w:rsidP="00257429">
            <w:r>
              <w:t>Nome</w:t>
            </w:r>
          </w:p>
        </w:tc>
        <w:tc>
          <w:tcPr>
            <w:tcW w:w="7081" w:type="dxa"/>
          </w:tcPr>
          <w:p w14:paraId="2A176F8E" w14:textId="77777777" w:rsidR="007C10DB" w:rsidRDefault="007C10DB" w:rsidP="002574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C10DB" w14:paraId="6A522175" w14:textId="77777777" w:rsidTr="007C1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309D1876" w14:textId="77777777" w:rsidR="007C10DB" w:rsidRDefault="007C10DB" w:rsidP="00257429">
            <w:r>
              <w:t>Inserir()</w:t>
            </w:r>
          </w:p>
        </w:tc>
        <w:tc>
          <w:tcPr>
            <w:tcW w:w="7081" w:type="dxa"/>
            <w:hideMark/>
          </w:tcPr>
          <w:p w14:paraId="15C03E9C" w14:textId="77777777" w:rsidR="007C10DB" w:rsidRDefault="008E4807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boleia</w:t>
            </w:r>
          </w:p>
          <w:p w14:paraId="0B2EB50D" w14:textId="77777777" w:rsidR="008E4807" w:rsidRDefault="007C10DB" w:rsidP="00A71114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="008E4807">
              <w:t xml:space="preserve">data, </w:t>
            </w:r>
            <w:proofErr w:type="spellStart"/>
            <w:r w:rsidR="008E4807">
              <w:t>id</w:t>
            </w:r>
            <w:r w:rsidR="00C02870">
              <w:t>utilizador</w:t>
            </w:r>
            <w:proofErr w:type="spellEnd"/>
            <w:r w:rsidR="00C02870">
              <w:t xml:space="preserve">, </w:t>
            </w:r>
            <w:proofErr w:type="spellStart"/>
            <w:r w:rsidR="00C02870">
              <w:t>horainicio</w:t>
            </w:r>
            <w:proofErr w:type="spellEnd"/>
            <w:r w:rsidR="00C02870">
              <w:t xml:space="preserve">, </w:t>
            </w:r>
            <w:proofErr w:type="spellStart"/>
            <w:r w:rsidR="00C02870">
              <w:t>horafim</w:t>
            </w:r>
            <w:proofErr w:type="spellEnd"/>
          </w:p>
          <w:p w14:paraId="19E4670D" w14:textId="77777777" w:rsidR="007C10DB" w:rsidRDefault="007C10DB" w:rsidP="00A71114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</w:t>
            </w:r>
            <w:r w:rsidR="008E4807">
              <w:t>Boleia</w:t>
            </w:r>
            <w:proofErr w:type="spellEnd"/>
          </w:p>
        </w:tc>
      </w:tr>
      <w:tr w:rsidR="007C10DB" w14:paraId="2A7EA827" w14:textId="77777777" w:rsidTr="007C10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6BDA6722" w14:textId="77777777" w:rsidR="007C10DB" w:rsidRDefault="007C10DB" w:rsidP="00257429">
            <w:r>
              <w:t>Alterar()</w:t>
            </w:r>
          </w:p>
        </w:tc>
        <w:tc>
          <w:tcPr>
            <w:tcW w:w="7081" w:type="dxa"/>
            <w:hideMark/>
          </w:tcPr>
          <w:p w14:paraId="34B37731" w14:textId="77777777" w:rsidR="007C10DB" w:rsidRDefault="007C10DB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BC6F9A">
              <w:t>peração que permite alterar uma boleia</w:t>
            </w:r>
          </w:p>
          <w:p w14:paraId="63F065BF" w14:textId="77777777" w:rsidR="007C10DB" w:rsidRDefault="007C10DB" w:rsidP="00A71114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</w:t>
            </w:r>
            <w:r w:rsidR="008E4807">
              <w:t>a boleia</w:t>
            </w:r>
          </w:p>
          <w:p w14:paraId="187C2D27" w14:textId="77777777" w:rsidR="007C10DB" w:rsidRDefault="007C10DB" w:rsidP="00A71114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14:paraId="6EDCDFB2" w14:textId="77777777" w:rsidR="007C10DB" w:rsidRDefault="007C10DB" w:rsidP="00A71114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</w:t>
            </w:r>
            <w:r w:rsidR="008E4807">
              <w:t>a boleia</w:t>
            </w:r>
          </w:p>
        </w:tc>
      </w:tr>
      <w:tr w:rsidR="007C10DB" w14:paraId="038AE22B" w14:textId="77777777" w:rsidTr="007C10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580596A4" w14:textId="77777777" w:rsidR="007C10DB" w:rsidRDefault="007C10DB" w:rsidP="00257429">
            <w:r>
              <w:t>Consultar()</w:t>
            </w:r>
          </w:p>
        </w:tc>
        <w:tc>
          <w:tcPr>
            <w:tcW w:w="7081" w:type="dxa"/>
            <w:hideMark/>
          </w:tcPr>
          <w:p w14:paraId="6970ED70" w14:textId="77777777" w:rsidR="007C10DB" w:rsidRDefault="007C10DB" w:rsidP="00257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</w:t>
            </w:r>
            <w:r w:rsidR="00BC6F9A">
              <w:t>a boleia</w:t>
            </w:r>
          </w:p>
          <w:p w14:paraId="2C51D60D" w14:textId="77777777" w:rsidR="007C10DB" w:rsidRDefault="007C10DB" w:rsidP="00A7111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</w:t>
            </w:r>
            <w:r w:rsidR="008E4807">
              <w:t>a boleia</w:t>
            </w:r>
          </w:p>
          <w:p w14:paraId="5A8D8DEF" w14:textId="77777777" w:rsidR="007C10DB" w:rsidRDefault="007C10DB" w:rsidP="00A7111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</w:t>
            </w:r>
            <w:r w:rsidR="008E4807">
              <w:t>istema mostra os detalhes dessa boleia</w:t>
            </w:r>
          </w:p>
        </w:tc>
      </w:tr>
      <w:tr w:rsidR="007C10DB" w14:paraId="3D815D31" w14:textId="77777777" w:rsidTr="008E4807">
        <w:trPr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02134505" w14:textId="77777777" w:rsidR="007C10DB" w:rsidRDefault="007C10DB" w:rsidP="00257429">
            <w:r>
              <w:t>Eliminar()</w:t>
            </w:r>
          </w:p>
        </w:tc>
        <w:tc>
          <w:tcPr>
            <w:tcW w:w="7081" w:type="dxa"/>
            <w:hideMark/>
          </w:tcPr>
          <w:p w14:paraId="384B898A" w14:textId="77777777" w:rsidR="007C10DB" w:rsidRDefault="007C10DB" w:rsidP="002574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4D09C5">
              <w:t>peração que permite eliminar uma boleia</w:t>
            </w:r>
          </w:p>
          <w:p w14:paraId="44E839DE" w14:textId="77777777" w:rsidR="007C10DB" w:rsidRDefault="007C10DB" w:rsidP="00A71114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</w:t>
            </w:r>
            <w:r w:rsidR="008E4807">
              <w:t>a boleia</w:t>
            </w:r>
          </w:p>
          <w:p w14:paraId="1C00D61D" w14:textId="77777777" w:rsidR="007C10DB" w:rsidRDefault="007C10DB" w:rsidP="00A71114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14:paraId="6722CF8E" w14:textId="77777777" w:rsidR="007C10DB" w:rsidRDefault="00C02870" w:rsidP="00A71114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campo Ativo para 0</w:t>
            </w:r>
          </w:p>
        </w:tc>
      </w:tr>
    </w:tbl>
    <w:p w14:paraId="26E0FC24" w14:textId="77777777" w:rsidR="00BC6315" w:rsidRDefault="00BC6315" w:rsidP="00BC6315">
      <w:pPr>
        <w:pStyle w:val="Caption"/>
      </w:pPr>
      <w:bookmarkStart w:id="406" w:name="_Toc435778865"/>
      <w:r>
        <w:t xml:space="preserve">Tabela </w:t>
      </w:r>
      <w:fldSimple w:instr=" SEQ Tabela \* ARABIC ">
        <w:r w:rsidR="00B27109">
          <w:rPr>
            <w:noProof/>
          </w:rPr>
          <w:t>10</w:t>
        </w:r>
      </w:fldSimple>
      <w:r w:rsidR="00123F10">
        <w:t xml:space="preserve"> - Operações da tabela B</w:t>
      </w:r>
      <w:r>
        <w:t>oleias</w:t>
      </w:r>
      <w:bookmarkEnd w:id="406"/>
    </w:p>
    <w:p w14:paraId="2035B4AA" w14:textId="77777777" w:rsidR="00254C20" w:rsidRDefault="00254C20" w:rsidP="00257429">
      <w:r>
        <w:br w:type="page"/>
      </w:r>
    </w:p>
    <w:p w14:paraId="4760B174" w14:textId="77777777" w:rsidR="00FA2857" w:rsidRDefault="005F7532" w:rsidP="005F7532">
      <w:pPr>
        <w:pStyle w:val="Heading3"/>
      </w:pPr>
      <w:bookmarkStart w:id="407" w:name="_Toc434846644"/>
      <w:bookmarkStart w:id="408" w:name="_Toc435806818"/>
      <w:r>
        <w:lastRenderedPageBreak/>
        <w:t>Passageiros</w:t>
      </w:r>
      <w:bookmarkEnd w:id="407"/>
      <w:bookmarkEnd w:id="408"/>
    </w:p>
    <w:p w14:paraId="638484DB" w14:textId="77777777" w:rsidR="00123F10" w:rsidRPr="00254C20" w:rsidRDefault="00123F10" w:rsidP="00123F10">
      <w:r>
        <w:t>Dicionário de dados:</w:t>
      </w:r>
    </w:p>
    <w:tbl>
      <w:tblPr>
        <w:tblStyle w:val="TabeladeGrade4-nfase11"/>
        <w:tblW w:w="8755" w:type="dxa"/>
        <w:tblLayout w:type="fixed"/>
        <w:tblLook w:val="04A0" w:firstRow="1" w:lastRow="0" w:firstColumn="1" w:lastColumn="0" w:noHBand="0" w:noVBand="1"/>
      </w:tblPr>
      <w:tblGrid>
        <w:gridCol w:w="2246"/>
        <w:gridCol w:w="1973"/>
        <w:gridCol w:w="2977"/>
        <w:gridCol w:w="1559"/>
      </w:tblGrid>
      <w:tr w:rsidR="005F7532" w14:paraId="77D58D4D" w14:textId="77777777" w:rsidTr="00C028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14:paraId="6DE9BDF7" w14:textId="77777777" w:rsidR="005F7532" w:rsidRDefault="005F7532" w:rsidP="00C02870">
            <w:r>
              <w:t>Nome do campo</w:t>
            </w:r>
          </w:p>
        </w:tc>
        <w:tc>
          <w:tcPr>
            <w:tcW w:w="1973" w:type="dxa"/>
            <w:hideMark/>
          </w:tcPr>
          <w:p w14:paraId="3B29A8F6" w14:textId="77777777" w:rsidR="005F7532" w:rsidRDefault="005F7532" w:rsidP="00C028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2977" w:type="dxa"/>
            <w:hideMark/>
          </w:tcPr>
          <w:p w14:paraId="4843C580" w14:textId="77777777" w:rsidR="005F7532" w:rsidRDefault="005F7532" w:rsidP="00C028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559" w:type="dxa"/>
            <w:hideMark/>
          </w:tcPr>
          <w:p w14:paraId="6AFC9B0F" w14:textId="77777777" w:rsidR="005F7532" w:rsidRDefault="005F7532" w:rsidP="00C028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F7532" w14:paraId="3BEA3E0D" w14:textId="77777777" w:rsidTr="00C02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69AB0BE" w14:textId="77777777" w:rsidR="005F7532" w:rsidRDefault="005F7532" w:rsidP="005F7532">
            <w:proofErr w:type="spellStart"/>
            <w:r>
              <w:t>IdUtilizador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77B46EA" w14:textId="77777777" w:rsidR="005F7532" w:rsidRDefault="005F7532" w:rsidP="00C02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F5C22FA" w14:textId="77777777" w:rsidR="005F7532" w:rsidRDefault="005F7532" w:rsidP="005F75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(PK/FK) </w:t>
            </w:r>
            <w:proofErr w:type="spellStart"/>
            <w:r>
              <w:t>Id</w:t>
            </w:r>
            <w:proofErr w:type="spellEnd"/>
            <w:r>
              <w:t xml:space="preserve"> do utilizador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CB68B7E" w14:textId="0F846B3E" w:rsidR="005F7532" w:rsidDel="00674941" w:rsidRDefault="005F7532" w:rsidP="00C02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09" w:author="José Fonseca" w:date="2015-11-27T15:43:00Z"/>
              </w:rPr>
            </w:pPr>
            <w:del w:id="410" w:author="José Fonseca" w:date="2015-11-27T15:43:00Z">
              <w:r w:rsidDel="00674941">
                <w:delText>Não nulo.</w:delText>
              </w:r>
            </w:del>
          </w:p>
          <w:p w14:paraId="72121CDD" w14:textId="3F3E4FF8" w:rsidR="005F7532" w:rsidRDefault="005F7532" w:rsidP="00C02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PK/FK</w:t>
            </w:r>
            <w:del w:id="411" w:author="José Fonseca" w:date="2015-11-27T15:43:00Z">
              <w:r w:rsidDel="00674941">
                <w:delText>..</w:delText>
              </w:r>
            </w:del>
          </w:p>
        </w:tc>
      </w:tr>
      <w:tr w:rsidR="005F7532" w14:paraId="2A1C87B9" w14:textId="77777777" w:rsidTr="00C02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245B44A1" w14:textId="77777777" w:rsidR="005F7532" w:rsidRDefault="005F7532" w:rsidP="00C02870">
            <w:proofErr w:type="spellStart"/>
            <w:r>
              <w:t>IdBoleia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5C64880A" w14:textId="77777777" w:rsidR="005F7532" w:rsidRDefault="005F7532" w:rsidP="00C02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17C3C047" w14:textId="77777777" w:rsidR="005F7532" w:rsidRDefault="005F7532" w:rsidP="00C02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(PK/FK) </w:t>
            </w:r>
            <w:proofErr w:type="spellStart"/>
            <w:r>
              <w:t>Id</w:t>
            </w:r>
            <w:proofErr w:type="spellEnd"/>
            <w:r>
              <w:t xml:space="preserve"> da boleia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4BB412B3" w14:textId="0CDCD92E" w:rsidR="005F7532" w:rsidDel="00674941" w:rsidRDefault="005F7532" w:rsidP="00C02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412" w:author="José Fonseca" w:date="2015-11-27T15:43:00Z"/>
              </w:rPr>
            </w:pPr>
            <w:del w:id="413" w:author="José Fonseca" w:date="2015-11-27T15:43:00Z">
              <w:r w:rsidDel="00674941">
                <w:delText>Não nulo.</w:delText>
              </w:r>
            </w:del>
          </w:p>
          <w:p w14:paraId="563E2BA0" w14:textId="548EA493" w:rsidR="005F7532" w:rsidRDefault="005F7532" w:rsidP="00C02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PK/FK</w:t>
            </w:r>
          </w:p>
        </w:tc>
      </w:tr>
      <w:tr w:rsidR="005F7532" w14:paraId="6FA82CC1" w14:textId="77777777" w:rsidTr="00C02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238F7B95" w14:textId="77777777" w:rsidR="005F7532" w:rsidRDefault="005F7532" w:rsidP="00C02870">
            <w:proofErr w:type="spellStart"/>
            <w:r>
              <w:t>ViagemUnica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5284BF85" w14:textId="77777777" w:rsidR="005F7532" w:rsidRDefault="005F7532" w:rsidP="00C02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(1)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49B43A97" w14:textId="77777777" w:rsidR="005F7532" w:rsidRDefault="005F7532" w:rsidP="00C02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se é ida e/ou volta.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22389490" w14:textId="77777777" w:rsidR="005F7532" w:rsidRDefault="005F7532" w:rsidP="00C02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</w:t>
            </w:r>
          </w:p>
        </w:tc>
      </w:tr>
      <w:tr w:rsidR="005F7532" w14:paraId="683ED640" w14:textId="77777777" w:rsidTr="00C02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1C9DD27" w14:textId="77777777" w:rsidR="005F7532" w:rsidRDefault="005F7532" w:rsidP="00C02870">
            <w:r>
              <w:t>Ativo</w:t>
            </w:r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835F084" w14:textId="77777777" w:rsidR="005F7532" w:rsidRDefault="005F7532" w:rsidP="00C02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Boolean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858DF81" w14:textId="77777777" w:rsidR="005F7532" w:rsidRDefault="005F7532" w:rsidP="005F75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 se o passageiro está ativo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48332C0" w14:textId="77777777" w:rsidR="005F7532" w:rsidRDefault="005F7532" w:rsidP="00C02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nulo.</w:t>
            </w:r>
          </w:p>
        </w:tc>
      </w:tr>
      <w:tr w:rsidR="005F7532" w14:paraId="22ABA4FD" w14:textId="77777777" w:rsidTr="00C02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DAE41AC" w14:textId="77777777" w:rsidR="005F7532" w:rsidRDefault="005F7532" w:rsidP="00C02870">
            <w:r>
              <w:t>Nota</w:t>
            </w:r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11A36F5" w14:textId="77777777" w:rsidR="005F7532" w:rsidRDefault="005F7532" w:rsidP="00C02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5BB15D1" w14:textId="77777777" w:rsidR="005F7532" w:rsidRDefault="005F7532" w:rsidP="005F75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Nota adicional, preenchida pelo passageiro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540D157" w14:textId="77777777" w:rsidR="005F7532" w:rsidRDefault="005F7532" w:rsidP="00C02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F70A4" w14:paraId="3B4C10E2" w14:textId="77777777" w:rsidTr="00C02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DE54219" w14:textId="77777777" w:rsidR="008F70A4" w:rsidRDefault="008F70A4" w:rsidP="00C02870">
            <w:proofErr w:type="spellStart"/>
            <w:r>
              <w:t>DataEntrada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F2577CC" w14:textId="77777777" w:rsidR="008F70A4" w:rsidRDefault="008F70A4" w:rsidP="00C02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B71A838" w14:textId="77777777" w:rsidR="008F70A4" w:rsidRDefault="008F70A4" w:rsidP="008F70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que indica quando o passageiro entrou na boleia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24F67C1" w14:textId="77777777" w:rsidR="008F70A4" w:rsidRDefault="008F70A4" w:rsidP="00C02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nulo.</w:t>
            </w:r>
          </w:p>
        </w:tc>
      </w:tr>
    </w:tbl>
    <w:p w14:paraId="703089AA" w14:textId="77777777" w:rsidR="005F7532" w:rsidRDefault="00BC6315" w:rsidP="00BC6315">
      <w:pPr>
        <w:pStyle w:val="Caption"/>
      </w:pPr>
      <w:bookmarkStart w:id="414" w:name="_Toc435778866"/>
      <w:r>
        <w:t xml:space="preserve">Tabela </w:t>
      </w:r>
      <w:fldSimple w:instr=" SEQ Tabela \* ARABIC ">
        <w:r w:rsidR="00B27109">
          <w:rPr>
            <w:noProof/>
          </w:rPr>
          <w:t>11</w:t>
        </w:r>
      </w:fldSimple>
      <w:r>
        <w:t xml:space="preserve"> - Dicionário de dados da tabela </w:t>
      </w:r>
      <w:r w:rsidR="00123F10">
        <w:t>P</w:t>
      </w:r>
      <w:r>
        <w:t>assageiros</w:t>
      </w:r>
      <w:bookmarkEnd w:id="414"/>
    </w:p>
    <w:p w14:paraId="111E2E41" w14:textId="77777777" w:rsidR="00123F10" w:rsidRPr="00123F10" w:rsidRDefault="00123F10" w:rsidP="00123F10">
      <w:r>
        <w:t>Operações:</w:t>
      </w: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55BAA" w14:paraId="5A3CC930" w14:textId="77777777" w:rsidTr="00C028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DE131E1" w14:textId="77777777" w:rsidR="00A55BAA" w:rsidRDefault="00A55BAA" w:rsidP="00C02870">
            <w:r>
              <w:t>Nome</w:t>
            </w:r>
          </w:p>
        </w:tc>
        <w:tc>
          <w:tcPr>
            <w:tcW w:w="7081" w:type="dxa"/>
          </w:tcPr>
          <w:p w14:paraId="53435C67" w14:textId="77777777" w:rsidR="00A55BAA" w:rsidRDefault="00A55BAA" w:rsidP="00C028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55BAA" w14:paraId="2BC9C04C" w14:textId="77777777" w:rsidTr="00C02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68FF143F" w14:textId="77777777" w:rsidR="00A55BAA" w:rsidRDefault="00A55BAA" w:rsidP="00C02870">
            <w:r>
              <w:t>Inserir()</w:t>
            </w:r>
          </w:p>
        </w:tc>
        <w:tc>
          <w:tcPr>
            <w:tcW w:w="7081" w:type="dxa"/>
            <w:hideMark/>
          </w:tcPr>
          <w:p w14:paraId="1CB89E9D" w14:textId="77777777" w:rsidR="00A55BAA" w:rsidRDefault="00A55BAA" w:rsidP="00C02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passageiro</w:t>
            </w:r>
            <w:r w:rsidR="00123F10">
              <w:t>.</w:t>
            </w:r>
          </w:p>
          <w:p w14:paraId="71A9ABD3" w14:textId="77777777" w:rsidR="00A55BAA" w:rsidRDefault="00A55BAA" w:rsidP="00A71114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idutiliz</w:t>
            </w:r>
            <w:r w:rsidR="00C02870">
              <w:t>ador,idboleia,viagemunica,nota</w:t>
            </w:r>
            <w:proofErr w:type="spellEnd"/>
            <w:r w:rsidR="00123F10">
              <w:t>.</w:t>
            </w:r>
          </w:p>
          <w:p w14:paraId="15319FBD" w14:textId="77777777" w:rsidR="00A55BAA" w:rsidRDefault="00A55BAA" w:rsidP="00A71114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IdPassageiro</w:t>
            </w:r>
            <w:proofErr w:type="spellEnd"/>
            <w:r w:rsidR="00123F10">
              <w:t>.</w:t>
            </w:r>
          </w:p>
        </w:tc>
      </w:tr>
      <w:tr w:rsidR="00A55BAA" w14:paraId="3ECE7157" w14:textId="77777777" w:rsidTr="00C02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75E2E4A5" w14:textId="77777777" w:rsidR="00A55BAA" w:rsidRDefault="00A55BAA" w:rsidP="00C02870">
            <w:r>
              <w:t>Consultar()</w:t>
            </w:r>
          </w:p>
        </w:tc>
        <w:tc>
          <w:tcPr>
            <w:tcW w:w="7081" w:type="dxa"/>
            <w:hideMark/>
          </w:tcPr>
          <w:p w14:paraId="1C6A8142" w14:textId="77777777" w:rsidR="00A55BAA" w:rsidRDefault="00A55BAA" w:rsidP="00C028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</w:t>
            </w:r>
            <w:r w:rsidR="00E62F9D">
              <w:t xml:space="preserve"> passageiro</w:t>
            </w:r>
            <w:r w:rsidR="00123F10">
              <w:t>.</w:t>
            </w:r>
          </w:p>
          <w:p w14:paraId="3CED896F" w14:textId="77777777" w:rsidR="00A55BAA" w:rsidRDefault="00A55BAA" w:rsidP="00A71114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</w:t>
            </w:r>
            <w:r w:rsidR="00E62F9D">
              <w:t xml:space="preserve"> passageiro</w:t>
            </w:r>
            <w:r w:rsidR="00123F10">
              <w:t>.</w:t>
            </w:r>
          </w:p>
          <w:p w14:paraId="7FBE3399" w14:textId="77777777" w:rsidR="00A55BAA" w:rsidRDefault="00A55BAA" w:rsidP="00A71114">
            <w:pPr>
              <w:pStyle w:val="ListParagraph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</w:t>
            </w:r>
            <w:r w:rsidR="00E62F9D">
              <w:t>istema mostra os detalhes desse passageiro</w:t>
            </w:r>
            <w:r w:rsidR="00123F10">
              <w:t>.</w:t>
            </w:r>
          </w:p>
        </w:tc>
      </w:tr>
      <w:tr w:rsidR="00A55BAA" w14:paraId="0FF87BAE" w14:textId="77777777" w:rsidTr="00C02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0DEDAB8" w14:textId="77777777" w:rsidR="00A55BAA" w:rsidRDefault="00A55BAA" w:rsidP="00C02870">
            <w:r>
              <w:t>Eliminar()</w:t>
            </w:r>
          </w:p>
        </w:tc>
        <w:tc>
          <w:tcPr>
            <w:tcW w:w="7081" w:type="dxa"/>
            <w:hideMark/>
          </w:tcPr>
          <w:p w14:paraId="50797C97" w14:textId="77777777" w:rsidR="00A55BAA" w:rsidRDefault="00A55BAA" w:rsidP="00C028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</w:t>
            </w:r>
            <w:r w:rsidR="00E62F9D">
              <w:t xml:space="preserve"> passageiro</w:t>
            </w:r>
            <w:r w:rsidR="00123F10">
              <w:t>.</w:t>
            </w:r>
          </w:p>
          <w:p w14:paraId="5FAD8C16" w14:textId="77777777" w:rsidR="00A55BAA" w:rsidRDefault="00A55BAA" w:rsidP="00A71114">
            <w:pPr>
              <w:pStyle w:val="ListParagraph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</w:t>
            </w:r>
            <w:r w:rsidR="0040655E">
              <w:t xml:space="preserve"> passageiro</w:t>
            </w:r>
            <w:r w:rsidR="00123F10">
              <w:t>.</w:t>
            </w:r>
          </w:p>
          <w:p w14:paraId="1FE42307" w14:textId="77777777" w:rsidR="00A55BAA" w:rsidRDefault="00A55BAA" w:rsidP="00A71114">
            <w:pPr>
              <w:pStyle w:val="ListParagraph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  <w:r w:rsidR="00123F10">
              <w:t>.</w:t>
            </w:r>
          </w:p>
          <w:p w14:paraId="0E2080C3" w14:textId="77777777" w:rsidR="00A55BAA" w:rsidRDefault="00C02870" w:rsidP="00A71114">
            <w:pPr>
              <w:pStyle w:val="ListParagraph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Atualizar campo A</w:t>
            </w:r>
            <w:r w:rsidR="0040655E">
              <w:t>tivo para 0</w:t>
            </w:r>
            <w:r w:rsidR="00123F10">
              <w:t>.</w:t>
            </w:r>
          </w:p>
        </w:tc>
      </w:tr>
    </w:tbl>
    <w:p w14:paraId="4AAD7696" w14:textId="77777777" w:rsidR="00A55BAA" w:rsidRDefault="00BC6315" w:rsidP="00BC6315">
      <w:pPr>
        <w:pStyle w:val="Caption"/>
      </w:pPr>
      <w:bookmarkStart w:id="415" w:name="_Toc435778867"/>
      <w:r>
        <w:t xml:space="preserve">Tabela </w:t>
      </w:r>
      <w:fldSimple w:instr=" SEQ Tabela \* ARABIC ">
        <w:r w:rsidR="00B27109">
          <w:rPr>
            <w:noProof/>
          </w:rPr>
          <w:t>12</w:t>
        </w:r>
      </w:fldSimple>
      <w:r w:rsidR="00123F10">
        <w:t xml:space="preserve"> - Operações da tabela P</w:t>
      </w:r>
      <w:r>
        <w:t>assageiros</w:t>
      </w:r>
      <w:bookmarkEnd w:id="415"/>
    </w:p>
    <w:p w14:paraId="7BAB310E" w14:textId="77777777" w:rsidR="0023355A" w:rsidRDefault="0023355A">
      <w:pPr>
        <w:spacing w:line="276" w:lineRule="auto"/>
        <w:jc w:val="left"/>
      </w:pPr>
      <w:r>
        <w:br w:type="page"/>
      </w:r>
    </w:p>
    <w:p w14:paraId="7185DABF" w14:textId="77777777" w:rsidR="005F7532" w:rsidRDefault="0023355A" w:rsidP="0023355A">
      <w:pPr>
        <w:pStyle w:val="Heading3"/>
      </w:pPr>
      <w:bookmarkStart w:id="416" w:name="_Toc434846645"/>
      <w:bookmarkStart w:id="417" w:name="_Toc435806819"/>
      <w:r>
        <w:lastRenderedPageBreak/>
        <w:t>Estatísticas</w:t>
      </w:r>
      <w:bookmarkEnd w:id="416"/>
      <w:bookmarkEnd w:id="417"/>
    </w:p>
    <w:p w14:paraId="3725CA8C" w14:textId="77777777" w:rsidR="001C14A6" w:rsidRPr="00254C20" w:rsidRDefault="001C14A6" w:rsidP="001C14A6">
      <w:r>
        <w:t>Dicionário de dados:</w:t>
      </w:r>
    </w:p>
    <w:tbl>
      <w:tblPr>
        <w:tblStyle w:val="TabeladeGrade4-nfase11"/>
        <w:tblW w:w="8755" w:type="dxa"/>
        <w:tblLayout w:type="fixed"/>
        <w:tblLook w:val="04A0" w:firstRow="1" w:lastRow="0" w:firstColumn="1" w:lastColumn="0" w:noHBand="0" w:noVBand="1"/>
      </w:tblPr>
      <w:tblGrid>
        <w:gridCol w:w="2246"/>
        <w:gridCol w:w="1973"/>
        <w:gridCol w:w="2977"/>
        <w:gridCol w:w="1559"/>
      </w:tblGrid>
      <w:tr w:rsidR="0023355A" w14:paraId="6E0027F6" w14:textId="77777777" w:rsidTr="00E325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14:paraId="3FD82BC2" w14:textId="77777777" w:rsidR="0023355A" w:rsidRDefault="0023355A" w:rsidP="00E32583">
            <w:r>
              <w:t>Nome do campo</w:t>
            </w:r>
          </w:p>
        </w:tc>
        <w:tc>
          <w:tcPr>
            <w:tcW w:w="1973" w:type="dxa"/>
            <w:hideMark/>
          </w:tcPr>
          <w:p w14:paraId="63139594" w14:textId="77777777" w:rsidR="0023355A" w:rsidRDefault="0023355A" w:rsidP="00E325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2977" w:type="dxa"/>
            <w:hideMark/>
          </w:tcPr>
          <w:p w14:paraId="015E4262" w14:textId="77777777" w:rsidR="0023355A" w:rsidRDefault="0023355A" w:rsidP="00E325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559" w:type="dxa"/>
            <w:hideMark/>
          </w:tcPr>
          <w:p w14:paraId="1825677F" w14:textId="77777777" w:rsidR="0023355A" w:rsidRDefault="0023355A" w:rsidP="00E325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23355A" w14:paraId="256B3DF7" w14:textId="77777777" w:rsidTr="00E32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709EFE2" w14:textId="77777777" w:rsidR="0023355A" w:rsidRDefault="0023355A" w:rsidP="00E32583">
            <w:proofErr w:type="spellStart"/>
            <w:r>
              <w:t>IdUtilizador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344755C" w14:textId="77777777" w:rsidR="0023355A" w:rsidRDefault="0023355A" w:rsidP="00B947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4573678" w14:textId="77777777" w:rsidR="0023355A" w:rsidRDefault="0023355A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(PK/FK) </w:t>
            </w:r>
            <w:proofErr w:type="spellStart"/>
            <w:r>
              <w:t>Id</w:t>
            </w:r>
            <w:proofErr w:type="spellEnd"/>
            <w:r>
              <w:t xml:space="preserve"> do utilizador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0D170BC" w14:textId="6612DF78" w:rsidR="0023355A" w:rsidDel="00674941" w:rsidRDefault="0023355A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18" w:author="José Fonseca" w:date="2015-11-27T15:43:00Z"/>
              </w:rPr>
            </w:pPr>
            <w:del w:id="419" w:author="José Fonseca" w:date="2015-11-27T15:43:00Z">
              <w:r w:rsidDel="00674941">
                <w:delText>Não nulo.</w:delText>
              </w:r>
            </w:del>
          </w:p>
          <w:p w14:paraId="3DDEBFA7" w14:textId="77777777" w:rsidR="0023355A" w:rsidRDefault="00486145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PK/FK.</w:t>
            </w:r>
          </w:p>
        </w:tc>
      </w:tr>
      <w:tr w:rsidR="0023355A" w14:paraId="6D3D884A" w14:textId="77777777" w:rsidTr="00E32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1E34ED79" w14:textId="77777777" w:rsidR="0023355A" w:rsidRDefault="00010170" w:rsidP="00E32583">
            <w:r>
              <w:t>Ano</w:t>
            </w:r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6F86EC08" w14:textId="77777777" w:rsidR="0023355A" w:rsidRDefault="00B947B5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(4)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2619EE23" w14:textId="77777777" w:rsidR="0023355A" w:rsidRDefault="00E32583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(PK</w:t>
            </w:r>
            <w:r w:rsidR="0023355A">
              <w:t xml:space="preserve">) </w:t>
            </w:r>
            <w:r>
              <w:t>Ano da estatística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4BD178AD" w14:textId="7D13F667" w:rsidR="0023355A" w:rsidDel="00674941" w:rsidRDefault="0023355A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420" w:author="José Fonseca" w:date="2015-11-27T15:43:00Z"/>
              </w:rPr>
            </w:pPr>
            <w:del w:id="421" w:author="José Fonseca" w:date="2015-11-27T15:43:00Z">
              <w:r w:rsidDel="00674941">
                <w:delText>Não nulo.</w:delText>
              </w:r>
            </w:del>
          </w:p>
          <w:p w14:paraId="3E0F5505" w14:textId="77777777" w:rsidR="0023355A" w:rsidRDefault="00E32583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PK.</w:t>
            </w:r>
          </w:p>
        </w:tc>
      </w:tr>
      <w:tr w:rsidR="0023355A" w14:paraId="67D16EF7" w14:textId="77777777" w:rsidTr="00E32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6CA2792A" w14:textId="77777777" w:rsidR="0023355A" w:rsidRDefault="00010170" w:rsidP="00E32583">
            <w:proofErr w:type="spellStart"/>
            <w:r>
              <w:t>Mes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300F2AE2" w14:textId="77777777" w:rsidR="0023355A" w:rsidRDefault="00B947B5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(2</w:t>
            </w:r>
            <w:r w:rsidR="0023355A">
              <w:t>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50ECE5DC" w14:textId="77777777" w:rsidR="0023355A" w:rsidRDefault="00E32583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(PK) Mês da estatística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2B3B06E2" w14:textId="07673E9F" w:rsidR="0023355A" w:rsidDel="00674941" w:rsidRDefault="0023355A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22" w:author="José Fonseca" w:date="2015-11-27T15:43:00Z"/>
              </w:rPr>
            </w:pPr>
            <w:del w:id="423" w:author="José Fonseca" w:date="2015-11-27T15:43:00Z">
              <w:r w:rsidDel="00674941">
                <w:delText>Não nulo</w:delText>
              </w:r>
              <w:r w:rsidR="00E32583" w:rsidDel="00674941">
                <w:delText>.</w:delText>
              </w:r>
            </w:del>
          </w:p>
          <w:p w14:paraId="1283DD67" w14:textId="77777777" w:rsidR="00E32583" w:rsidRDefault="00E32583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PK.</w:t>
            </w:r>
          </w:p>
        </w:tc>
      </w:tr>
      <w:tr w:rsidR="0023355A" w14:paraId="587FBB2C" w14:textId="77777777" w:rsidTr="00E32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89ADC8F" w14:textId="77777777" w:rsidR="0023355A" w:rsidRDefault="00E32583" w:rsidP="00E32583">
            <w:r>
              <w:t>Distancia</w:t>
            </w:r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80C4A32" w14:textId="77777777" w:rsidR="0023355A" w:rsidRDefault="00E32583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A871763" w14:textId="77777777" w:rsidR="0023355A" w:rsidRDefault="00E32583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Distância que o utilizador viajou durante o mês.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B9905C9" w14:textId="77777777" w:rsidR="0023355A" w:rsidRDefault="0023355A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nulo.</w:t>
            </w:r>
          </w:p>
        </w:tc>
      </w:tr>
      <w:tr w:rsidR="0023355A" w14:paraId="45242C04" w14:textId="77777777" w:rsidTr="00E32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73C67F1" w14:textId="77777777" w:rsidR="0023355A" w:rsidRDefault="00E32583" w:rsidP="00E32583">
            <w:proofErr w:type="spellStart"/>
            <w:r>
              <w:t>PCarbono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36C640A" w14:textId="77777777" w:rsidR="0023355A" w:rsidRDefault="00E32583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046A528" w14:textId="77777777" w:rsidR="0023355A" w:rsidRDefault="00E32583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Pegada de carbono. Indica o dióxido de carbono que o utilizador salvou este mês.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13ABAFD" w14:textId="77777777" w:rsidR="0023355A" w:rsidRDefault="00E32583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nulo.</w:t>
            </w:r>
          </w:p>
        </w:tc>
      </w:tr>
      <w:tr w:rsidR="00E32583" w14:paraId="0994B3E5" w14:textId="77777777" w:rsidTr="00E32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7B96076" w14:textId="77777777" w:rsidR="00E32583" w:rsidRDefault="00E32583" w:rsidP="00E32583">
            <w:proofErr w:type="spellStart"/>
            <w:r>
              <w:t>NCondutor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DB646FD" w14:textId="77777777" w:rsidR="00E32583" w:rsidRDefault="00E32583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4CE33A0" w14:textId="77777777" w:rsidR="00E32583" w:rsidRDefault="00E32583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vezes que o utilizador foi condutor durante o mês.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59F4130" w14:textId="77777777" w:rsidR="00E32583" w:rsidRDefault="00E32583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nulo.</w:t>
            </w:r>
          </w:p>
        </w:tc>
      </w:tr>
      <w:tr w:rsidR="00E32583" w14:paraId="24BC653C" w14:textId="77777777" w:rsidTr="00E32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8C6096C" w14:textId="77777777" w:rsidR="00E32583" w:rsidRDefault="00E32583" w:rsidP="00E32583">
            <w:proofErr w:type="spellStart"/>
            <w:r>
              <w:t>NPassageiro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06434AC" w14:textId="77777777" w:rsidR="00E32583" w:rsidRDefault="00E32583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F458C6B" w14:textId="77777777" w:rsidR="00E32583" w:rsidRDefault="00E32583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Nº de vezes que o utilizador foi passageiro durante o mês.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A28A7DC" w14:textId="77777777" w:rsidR="00E32583" w:rsidRDefault="00E32583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nulo.</w:t>
            </w:r>
          </w:p>
        </w:tc>
      </w:tr>
      <w:tr w:rsidR="00E32583" w14:paraId="4D9C58A7" w14:textId="77777777" w:rsidTr="00E32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A847F1E" w14:textId="77777777" w:rsidR="00E32583" w:rsidRDefault="00E32583" w:rsidP="00E32583">
            <w:proofErr w:type="spellStart"/>
            <w:r>
              <w:t>NPessoasLevadas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80D974F" w14:textId="77777777" w:rsidR="00E32583" w:rsidRDefault="00E32583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C72A3BE" w14:textId="77777777" w:rsidR="00E32583" w:rsidRDefault="00E32583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pessoas que o utilizador levou este mês.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500752F" w14:textId="77777777" w:rsidR="00E32583" w:rsidRDefault="00E32583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nulo.</w:t>
            </w:r>
          </w:p>
        </w:tc>
      </w:tr>
    </w:tbl>
    <w:p w14:paraId="0201CA93" w14:textId="77777777" w:rsidR="0023355A" w:rsidRDefault="00123F10" w:rsidP="00123F10">
      <w:pPr>
        <w:pStyle w:val="Caption"/>
      </w:pPr>
      <w:bookmarkStart w:id="424" w:name="_Toc435778868"/>
      <w:r>
        <w:t xml:space="preserve">Tabela </w:t>
      </w:r>
      <w:fldSimple w:instr=" SEQ Tabela \* ARABIC ">
        <w:r w:rsidR="00B27109">
          <w:rPr>
            <w:noProof/>
          </w:rPr>
          <w:t>13</w:t>
        </w:r>
      </w:fldSimple>
      <w:r>
        <w:t xml:space="preserve"> - Dicionário de dados da tabela Estatísticas.</w:t>
      </w:r>
      <w:bookmarkEnd w:id="424"/>
    </w:p>
    <w:p w14:paraId="19C51CF5" w14:textId="77777777" w:rsidR="001C14A6" w:rsidRPr="001C14A6" w:rsidRDefault="001C14A6" w:rsidP="001C14A6">
      <w:r>
        <w:t>Operações:</w:t>
      </w: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32583" w14:paraId="35C85C7F" w14:textId="77777777" w:rsidTr="00E325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9F49549" w14:textId="77777777" w:rsidR="00E32583" w:rsidRDefault="00E32583" w:rsidP="00E32583">
            <w:r>
              <w:t>Nome</w:t>
            </w:r>
          </w:p>
        </w:tc>
        <w:tc>
          <w:tcPr>
            <w:tcW w:w="7081" w:type="dxa"/>
          </w:tcPr>
          <w:p w14:paraId="770FD76D" w14:textId="77777777" w:rsidR="00E32583" w:rsidRDefault="00E32583" w:rsidP="00E325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32583" w14:paraId="6236E423" w14:textId="77777777" w:rsidTr="00E32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62913D31" w14:textId="77777777" w:rsidR="00E32583" w:rsidRDefault="00E32583" w:rsidP="00E32583">
            <w:r>
              <w:t>Inserir()</w:t>
            </w:r>
          </w:p>
        </w:tc>
        <w:tc>
          <w:tcPr>
            <w:tcW w:w="7081" w:type="dxa"/>
            <w:hideMark/>
          </w:tcPr>
          <w:p w14:paraId="78E55E75" w14:textId="77777777" w:rsidR="00E32583" w:rsidRDefault="00E32583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estatística</w:t>
            </w:r>
            <w:r w:rsidR="00123F10">
              <w:t>.</w:t>
            </w:r>
          </w:p>
          <w:p w14:paraId="1265B0A8" w14:textId="77777777" w:rsidR="00E32583" w:rsidRDefault="00123F10" w:rsidP="00A71114">
            <w:pPr>
              <w:pStyle w:val="ListParagraph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idutilizador</w:t>
            </w:r>
            <w:proofErr w:type="spellEnd"/>
            <w:r>
              <w:t xml:space="preserve">, ano, </w:t>
            </w:r>
            <w:proofErr w:type="spellStart"/>
            <w:r>
              <w:t>mes</w:t>
            </w:r>
            <w:proofErr w:type="spellEnd"/>
            <w:r>
              <w:t xml:space="preserve">, distancia, </w:t>
            </w:r>
            <w:proofErr w:type="spellStart"/>
            <w:r>
              <w:t>PCarbono</w:t>
            </w:r>
            <w:proofErr w:type="spellEnd"/>
            <w:r>
              <w:t xml:space="preserve">, </w:t>
            </w:r>
            <w:proofErr w:type="spellStart"/>
            <w:r>
              <w:t>NCondutor</w:t>
            </w:r>
            <w:proofErr w:type="spellEnd"/>
            <w:r>
              <w:t xml:space="preserve">, </w:t>
            </w:r>
            <w:proofErr w:type="spellStart"/>
            <w:r>
              <w:t>NPassageiro</w:t>
            </w:r>
            <w:proofErr w:type="spellEnd"/>
            <w:r>
              <w:t xml:space="preserve">, </w:t>
            </w:r>
            <w:proofErr w:type="spellStart"/>
            <w:r>
              <w:t>NPessoasLevadas</w:t>
            </w:r>
            <w:proofErr w:type="spellEnd"/>
            <w:r>
              <w:t>.</w:t>
            </w:r>
          </w:p>
        </w:tc>
      </w:tr>
      <w:tr w:rsidR="00E32583" w14:paraId="4C8558BC" w14:textId="77777777" w:rsidTr="00E32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6EDAFB03" w14:textId="77777777" w:rsidR="00E32583" w:rsidRDefault="00E32583" w:rsidP="00E32583">
            <w:r>
              <w:t>Consultar()</w:t>
            </w:r>
          </w:p>
        </w:tc>
        <w:tc>
          <w:tcPr>
            <w:tcW w:w="7081" w:type="dxa"/>
            <w:hideMark/>
          </w:tcPr>
          <w:p w14:paraId="61DC9C4C" w14:textId="77777777" w:rsidR="00E32583" w:rsidRDefault="00E32583" w:rsidP="00E32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</w:t>
            </w:r>
            <w:r w:rsidR="00123F10">
              <w:t>a estatística.</w:t>
            </w:r>
          </w:p>
          <w:p w14:paraId="6764F356" w14:textId="77777777" w:rsidR="00E32583" w:rsidRDefault="00123F10" w:rsidP="00A71114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estatística.</w:t>
            </w:r>
          </w:p>
          <w:p w14:paraId="26D82161" w14:textId="77777777" w:rsidR="00E32583" w:rsidRDefault="00E32583" w:rsidP="00A71114">
            <w:pPr>
              <w:pStyle w:val="ListParagraph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123F10">
              <w:t>sistema mostra os detalhes dessa estatística.</w:t>
            </w:r>
          </w:p>
        </w:tc>
      </w:tr>
      <w:tr w:rsidR="00E32583" w14:paraId="3F5C1B10" w14:textId="77777777" w:rsidTr="00E32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32A9FD9D" w14:textId="77777777" w:rsidR="00E32583" w:rsidRDefault="00E32583" w:rsidP="00E32583">
            <w:r>
              <w:t>Alterar()</w:t>
            </w:r>
          </w:p>
        </w:tc>
        <w:tc>
          <w:tcPr>
            <w:tcW w:w="7081" w:type="dxa"/>
            <w:hideMark/>
          </w:tcPr>
          <w:p w14:paraId="3E73374B" w14:textId="77777777" w:rsidR="00E32583" w:rsidRDefault="00E32583" w:rsidP="00E32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</w:t>
            </w:r>
            <w:r w:rsidR="00123F10">
              <w:t>alterar uma estatística.</w:t>
            </w:r>
          </w:p>
          <w:p w14:paraId="651D081E" w14:textId="77777777" w:rsidR="00E32583" w:rsidRDefault="00E32583" w:rsidP="00A71114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</w:t>
            </w:r>
            <w:r w:rsidR="00123F10">
              <w:t>a estatística.</w:t>
            </w:r>
          </w:p>
          <w:p w14:paraId="25CD58DE" w14:textId="77777777" w:rsidR="00E32583" w:rsidRDefault="00123F10" w:rsidP="00A71114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Alterar os campos permitidos.</w:t>
            </w:r>
          </w:p>
          <w:p w14:paraId="51D6FAB0" w14:textId="77777777" w:rsidR="00E32583" w:rsidRDefault="00E32583" w:rsidP="00A71114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Atualizar </w:t>
            </w:r>
            <w:r w:rsidR="00123F10">
              <w:t>a estatística.</w:t>
            </w:r>
          </w:p>
        </w:tc>
      </w:tr>
    </w:tbl>
    <w:p w14:paraId="4B870895" w14:textId="77777777" w:rsidR="00486145" w:rsidRPr="00486145" w:rsidRDefault="00123F10" w:rsidP="00486145">
      <w:pPr>
        <w:pStyle w:val="Caption"/>
      </w:pPr>
      <w:bookmarkStart w:id="425" w:name="_Toc435778869"/>
      <w:r>
        <w:t xml:space="preserve">Tabela </w:t>
      </w:r>
      <w:fldSimple w:instr=" SEQ Tabela \* ARABIC ">
        <w:r w:rsidR="00B27109">
          <w:rPr>
            <w:noProof/>
          </w:rPr>
          <w:t>14</w:t>
        </w:r>
      </w:fldSimple>
      <w:r>
        <w:t xml:space="preserve"> - Operações da tabela </w:t>
      </w:r>
      <w:proofErr w:type="spellStart"/>
      <w:r>
        <w:t>Estatíticas</w:t>
      </w:r>
      <w:proofErr w:type="spellEnd"/>
      <w:r>
        <w:t>.</w:t>
      </w:r>
      <w:bookmarkEnd w:id="425"/>
      <w:r w:rsidR="00486145">
        <w:br w:type="page"/>
      </w:r>
    </w:p>
    <w:p w14:paraId="166118D1" w14:textId="77777777" w:rsidR="00486145" w:rsidRDefault="00486145" w:rsidP="00486145">
      <w:pPr>
        <w:pStyle w:val="Heading3"/>
      </w:pPr>
      <w:bookmarkStart w:id="426" w:name="_Toc434846646"/>
      <w:bookmarkStart w:id="427" w:name="_Toc435806820"/>
      <w:r>
        <w:lastRenderedPageBreak/>
        <w:t>Configurações</w:t>
      </w:r>
      <w:bookmarkEnd w:id="426"/>
      <w:bookmarkEnd w:id="427"/>
    </w:p>
    <w:p w14:paraId="2601D7DA" w14:textId="77777777" w:rsidR="00486145" w:rsidRPr="00254C20" w:rsidRDefault="00486145" w:rsidP="00486145">
      <w:r>
        <w:t>Dicionário de dados:</w:t>
      </w:r>
    </w:p>
    <w:tbl>
      <w:tblPr>
        <w:tblStyle w:val="TabeladeGrade4-nfase11"/>
        <w:tblW w:w="8755" w:type="dxa"/>
        <w:tblLayout w:type="fixed"/>
        <w:tblLook w:val="04A0" w:firstRow="1" w:lastRow="0" w:firstColumn="1" w:lastColumn="0" w:noHBand="0" w:noVBand="1"/>
      </w:tblPr>
      <w:tblGrid>
        <w:gridCol w:w="2246"/>
        <w:gridCol w:w="1973"/>
        <w:gridCol w:w="2977"/>
        <w:gridCol w:w="1559"/>
      </w:tblGrid>
      <w:tr w:rsidR="00486145" w14:paraId="0C143356" w14:textId="77777777" w:rsidTr="00486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14:paraId="2FC29C70" w14:textId="77777777" w:rsidR="00486145" w:rsidRDefault="00486145" w:rsidP="00486145">
            <w:r>
              <w:t>Nome do campo</w:t>
            </w:r>
          </w:p>
        </w:tc>
        <w:tc>
          <w:tcPr>
            <w:tcW w:w="1973" w:type="dxa"/>
            <w:hideMark/>
          </w:tcPr>
          <w:p w14:paraId="57F85126" w14:textId="77777777" w:rsidR="00486145" w:rsidRDefault="00486145" w:rsidP="00486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2977" w:type="dxa"/>
            <w:hideMark/>
          </w:tcPr>
          <w:p w14:paraId="6C4DFE30" w14:textId="77777777" w:rsidR="00486145" w:rsidRDefault="00486145" w:rsidP="00486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559" w:type="dxa"/>
            <w:hideMark/>
          </w:tcPr>
          <w:p w14:paraId="071D5A0C" w14:textId="77777777" w:rsidR="00486145" w:rsidRDefault="00486145" w:rsidP="00486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486145" w14:paraId="4F63196F" w14:textId="77777777" w:rsidTr="00486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E022DD3" w14:textId="77777777" w:rsidR="00486145" w:rsidRDefault="00486145" w:rsidP="00486145">
            <w:proofErr w:type="spellStart"/>
            <w:r>
              <w:t>idConfiguracao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4A4F1B6" w14:textId="77777777" w:rsidR="00486145" w:rsidRDefault="00486145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6D9A8E9" w14:textId="77777777" w:rsidR="00486145" w:rsidRDefault="00486145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(PK) </w:t>
            </w:r>
            <w:proofErr w:type="spellStart"/>
            <w:r>
              <w:t>Id</w:t>
            </w:r>
            <w:proofErr w:type="spellEnd"/>
            <w:r>
              <w:t xml:space="preserve"> da configuração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731CBA9" w14:textId="1EDA18B4" w:rsidR="00486145" w:rsidDel="00674941" w:rsidRDefault="00486145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28" w:author="José Fonseca" w:date="2015-11-27T15:44:00Z"/>
              </w:rPr>
            </w:pPr>
            <w:del w:id="429" w:author="José Fonseca" w:date="2015-11-27T15:44:00Z">
              <w:r w:rsidDel="00674941">
                <w:delText>Não nulo.</w:delText>
              </w:r>
            </w:del>
          </w:p>
          <w:p w14:paraId="2C5EE425" w14:textId="77777777" w:rsidR="00486145" w:rsidRDefault="00486145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PK.</w:t>
            </w:r>
          </w:p>
        </w:tc>
      </w:tr>
      <w:tr w:rsidR="00486145" w14:paraId="46498886" w14:textId="77777777" w:rsidTr="00486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27D3A7CB" w14:textId="77777777" w:rsidR="00486145" w:rsidRDefault="00486145" w:rsidP="00486145">
            <w:proofErr w:type="spellStart"/>
            <w:r>
              <w:t>idUtilizador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7DD8E2DF" w14:textId="77777777" w:rsidR="00486145" w:rsidRDefault="008F70A4" w:rsidP="00486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048473D6" w14:textId="77777777" w:rsidR="00486145" w:rsidRDefault="008F70A4" w:rsidP="008F70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(F</w:t>
            </w:r>
            <w:r w:rsidR="00486145">
              <w:t xml:space="preserve">K) </w:t>
            </w:r>
            <w:proofErr w:type="spellStart"/>
            <w:r>
              <w:t>Id</w:t>
            </w:r>
            <w:proofErr w:type="spellEnd"/>
            <w:r>
              <w:t xml:space="preserve"> do utilizador a qual se refere a configuração.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685C7EBB" w14:textId="2FF27B0C" w:rsidR="00486145" w:rsidDel="00674941" w:rsidRDefault="00486145" w:rsidP="00486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430" w:author="José Fonseca" w:date="2015-11-27T15:44:00Z"/>
              </w:rPr>
            </w:pPr>
            <w:del w:id="431" w:author="José Fonseca" w:date="2015-11-27T15:44:00Z">
              <w:r w:rsidDel="00674941">
                <w:delText>Não nulo.</w:delText>
              </w:r>
            </w:del>
          </w:p>
          <w:p w14:paraId="3F76A94B" w14:textId="77777777" w:rsidR="00486145" w:rsidRDefault="008F70A4" w:rsidP="00486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486145">
              <w:t>K.</w:t>
            </w:r>
          </w:p>
        </w:tc>
      </w:tr>
      <w:tr w:rsidR="00486145" w14:paraId="45C75FD7" w14:textId="77777777" w:rsidTr="00486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0E075433" w14:textId="77777777" w:rsidR="00486145" w:rsidRDefault="00486145" w:rsidP="00486145">
            <w:proofErr w:type="spellStart"/>
            <w:r>
              <w:t>DataInicio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4A35E1FF" w14:textId="77777777" w:rsidR="00486145" w:rsidRDefault="008F70A4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102BD9B1" w14:textId="77777777" w:rsidR="00486145" w:rsidRDefault="008F70A4" w:rsidP="008F7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inicial, a partir da qual se pode aplicar a configuração.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7D4B1DE9" w14:textId="77777777" w:rsidR="00486145" w:rsidRDefault="00486145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6145" w14:paraId="43EBC8E1" w14:textId="77777777" w:rsidTr="00486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CB4A00A" w14:textId="77777777" w:rsidR="00486145" w:rsidRDefault="00486145" w:rsidP="00486145">
            <w:proofErr w:type="spellStart"/>
            <w:r>
              <w:t>DataFim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86C4673" w14:textId="77777777" w:rsidR="00486145" w:rsidRDefault="008F70A4" w:rsidP="00486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CD760B3" w14:textId="77777777" w:rsidR="00486145" w:rsidRDefault="008F70A4" w:rsidP="008F70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final, a partir da qual não se pode aplicar a configuração.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DA59256" w14:textId="77777777" w:rsidR="00486145" w:rsidRDefault="00486145" w:rsidP="00486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6145" w14:paraId="53B2F533" w14:textId="77777777" w:rsidTr="00486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7863F32" w14:textId="77777777" w:rsidR="00486145" w:rsidRDefault="00486145" w:rsidP="00486145">
            <w:proofErr w:type="spellStart"/>
            <w:r>
              <w:t>HoraInicio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4334ABE" w14:textId="77777777" w:rsidR="00486145" w:rsidRDefault="008F70A4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EC70BE1" w14:textId="77777777" w:rsidR="00486145" w:rsidRDefault="0095008E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Hora de início da boleia configurada.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51F7AB2" w14:textId="77777777" w:rsidR="00486145" w:rsidRDefault="00486145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6145" w14:paraId="77DAE855" w14:textId="77777777" w:rsidTr="00486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3758D28" w14:textId="77777777" w:rsidR="00486145" w:rsidRDefault="00486145" w:rsidP="00486145">
            <w:proofErr w:type="spellStart"/>
            <w:r>
              <w:t>HoraFim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FB4F307" w14:textId="77777777" w:rsidR="00486145" w:rsidRDefault="0095008E" w:rsidP="00486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BDC0F8F" w14:textId="77777777" w:rsidR="00486145" w:rsidRDefault="0095008E" w:rsidP="009500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Hora final da boleia configurada.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44DCDBF" w14:textId="77777777" w:rsidR="00486145" w:rsidRDefault="00486145" w:rsidP="00486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6145" w14:paraId="2C3AED75" w14:textId="77777777" w:rsidTr="00486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40FFDD1" w14:textId="77777777" w:rsidR="00486145" w:rsidRDefault="00486145" w:rsidP="00486145">
            <w:proofErr w:type="spellStart"/>
            <w:r>
              <w:t>DiaSemana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488F500" w14:textId="77777777" w:rsidR="00486145" w:rsidRDefault="00486145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 w:rsidR="0095008E">
              <w:t>(1)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52BABB5" w14:textId="77777777" w:rsidR="00486145" w:rsidRDefault="003073C2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Dia da semana da boleia configurada.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7672D1F" w14:textId="77777777" w:rsidR="00486145" w:rsidRDefault="00486145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6145" w14:paraId="789A6D30" w14:textId="77777777" w:rsidTr="00486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BB46A42" w14:textId="77777777" w:rsidR="00486145" w:rsidRDefault="008F70A4" w:rsidP="00486145">
            <w:proofErr w:type="spellStart"/>
            <w:r>
              <w:t>DataCriacao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35D4E22" w14:textId="77777777" w:rsidR="00486145" w:rsidRDefault="00D3357B" w:rsidP="00486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D8B0E0C" w14:textId="77777777" w:rsidR="00486145" w:rsidRDefault="00D3357B" w:rsidP="00486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criação da configuração.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AA6B5D4" w14:textId="77777777" w:rsidR="00486145" w:rsidRDefault="00486145" w:rsidP="00486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F70A4" w14:paraId="7BA5CBD6" w14:textId="77777777" w:rsidTr="00486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75BCF36" w14:textId="77777777" w:rsidR="008F70A4" w:rsidRDefault="008F70A4" w:rsidP="00486145">
            <w:r>
              <w:t>Ativo</w:t>
            </w:r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8291F5C" w14:textId="77777777" w:rsidR="008F70A4" w:rsidRDefault="006B2734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(1).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CA4F6F8" w14:textId="77777777" w:rsidR="008F70A4" w:rsidRDefault="006B2734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se a configuração está ativa ou não.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3FA36D52" w14:textId="77777777" w:rsidR="008F70A4" w:rsidRDefault="006B2734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nulo.</w:t>
            </w:r>
          </w:p>
        </w:tc>
      </w:tr>
    </w:tbl>
    <w:p w14:paraId="2289C3E9" w14:textId="77777777" w:rsidR="00486145" w:rsidRDefault="003A058E" w:rsidP="003A058E">
      <w:pPr>
        <w:pStyle w:val="Caption"/>
      </w:pPr>
      <w:bookmarkStart w:id="432" w:name="_Toc435778870"/>
      <w:r>
        <w:t xml:space="preserve">Tabela </w:t>
      </w:r>
      <w:fldSimple w:instr=" SEQ Tabela \* ARABIC ">
        <w:r w:rsidR="00B27109">
          <w:rPr>
            <w:noProof/>
          </w:rPr>
          <w:t>15</w:t>
        </w:r>
      </w:fldSimple>
      <w:r>
        <w:t xml:space="preserve"> - Dicionário de dados das configurações</w:t>
      </w:r>
      <w:bookmarkEnd w:id="432"/>
      <w:r w:rsidR="00486145">
        <w:br w:type="page"/>
      </w:r>
    </w:p>
    <w:p w14:paraId="1A2D7C2B" w14:textId="77777777" w:rsidR="00486145" w:rsidRPr="001C14A6" w:rsidRDefault="00486145" w:rsidP="00486145">
      <w:r>
        <w:lastRenderedPageBreak/>
        <w:t>Operações:</w:t>
      </w: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486145" w14:paraId="0F233045" w14:textId="77777777" w:rsidTr="00486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012BC7" w14:textId="77777777" w:rsidR="00486145" w:rsidRDefault="00486145" w:rsidP="00486145">
            <w:r>
              <w:t>Nome</w:t>
            </w:r>
          </w:p>
        </w:tc>
        <w:tc>
          <w:tcPr>
            <w:tcW w:w="7081" w:type="dxa"/>
          </w:tcPr>
          <w:p w14:paraId="6DF946EF" w14:textId="77777777" w:rsidR="00486145" w:rsidRDefault="00486145" w:rsidP="00486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486145" w14:paraId="3798A4A8" w14:textId="77777777" w:rsidTr="00486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53FF7AD7" w14:textId="77777777" w:rsidR="00486145" w:rsidRDefault="00486145" w:rsidP="00486145">
            <w:r>
              <w:t>Inserir()</w:t>
            </w:r>
          </w:p>
        </w:tc>
        <w:tc>
          <w:tcPr>
            <w:tcW w:w="7081" w:type="dxa"/>
            <w:hideMark/>
          </w:tcPr>
          <w:p w14:paraId="0B1877A7" w14:textId="77777777" w:rsidR="00486145" w:rsidRDefault="00486145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r w:rsidR="003A058E">
              <w:t>configuração</w:t>
            </w:r>
            <w:r>
              <w:t>.</w:t>
            </w:r>
          </w:p>
          <w:p w14:paraId="44B30A93" w14:textId="77777777" w:rsidR="00486145" w:rsidRDefault="00486145" w:rsidP="00A71114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</w:t>
            </w:r>
            <w:r w:rsidR="003073C2">
              <w:t xml:space="preserve"> </w:t>
            </w:r>
            <w:proofErr w:type="spellStart"/>
            <w:r w:rsidR="003073C2">
              <w:t>idUtilizador</w:t>
            </w:r>
            <w:proofErr w:type="spellEnd"/>
            <w:r w:rsidR="003073C2">
              <w:t xml:space="preserve">, </w:t>
            </w:r>
            <w:proofErr w:type="spellStart"/>
            <w:r w:rsidR="003073C2">
              <w:t>HoraInicio</w:t>
            </w:r>
            <w:proofErr w:type="spellEnd"/>
            <w:r w:rsidR="003073C2">
              <w:t xml:space="preserve">, </w:t>
            </w:r>
            <w:proofErr w:type="spellStart"/>
            <w:r w:rsidR="003073C2">
              <w:t>HoraFim</w:t>
            </w:r>
            <w:proofErr w:type="spellEnd"/>
            <w:r w:rsidR="003073C2">
              <w:t xml:space="preserve">, </w:t>
            </w:r>
            <w:proofErr w:type="spellStart"/>
            <w:r w:rsidR="003073C2">
              <w:t>DataInicio</w:t>
            </w:r>
            <w:proofErr w:type="spellEnd"/>
            <w:r w:rsidR="003073C2">
              <w:t xml:space="preserve">, </w:t>
            </w:r>
            <w:proofErr w:type="spellStart"/>
            <w:r w:rsidR="003073C2">
              <w:t>DataFim</w:t>
            </w:r>
            <w:proofErr w:type="spellEnd"/>
            <w:r w:rsidR="003073C2">
              <w:t xml:space="preserve">, </w:t>
            </w:r>
            <w:proofErr w:type="spellStart"/>
            <w:r w:rsidR="003073C2">
              <w:t>DiaSemana</w:t>
            </w:r>
            <w:proofErr w:type="spellEnd"/>
            <w:r w:rsidR="003073C2">
              <w:t xml:space="preserve">, </w:t>
            </w:r>
            <w:proofErr w:type="spellStart"/>
            <w:r w:rsidR="003073C2">
              <w:t>DataCriacao</w:t>
            </w:r>
            <w:proofErr w:type="spellEnd"/>
            <w:r>
              <w:t>.</w:t>
            </w:r>
          </w:p>
          <w:p w14:paraId="23A97921" w14:textId="77777777" w:rsidR="003073C2" w:rsidRDefault="003073C2" w:rsidP="00A71114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idConfiguracao</w:t>
            </w:r>
            <w:proofErr w:type="spellEnd"/>
          </w:p>
        </w:tc>
      </w:tr>
      <w:tr w:rsidR="00486145" w14:paraId="7F8E4E56" w14:textId="77777777" w:rsidTr="00486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75F18750" w14:textId="77777777" w:rsidR="00486145" w:rsidRDefault="00486145" w:rsidP="00486145">
            <w:r>
              <w:t>Consultar()</w:t>
            </w:r>
          </w:p>
        </w:tc>
        <w:tc>
          <w:tcPr>
            <w:tcW w:w="7081" w:type="dxa"/>
            <w:hideMark/>
          </w:tcPr>
          <w:p w14:paraId="4DE0F070" w14:textId="77777777" w:rsidR="00486145" w:rsidRDefault="00486145" w:rsidP="00486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uma </w:t>
            </w:r>
            <w:r w:rsidR="003073C2">
              <w:t>configuração</w:t>
            </w:r>
            <w:r>
              <w:t>.</w:t>
            </w:r>
          </w:p>
          <w:p w14:paraId="4974D393" w14:textId="77777777" w:rsidR="00486145" w:rsidRDefault="003073C2" w:rsidP="00A71114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configuração</w:t>
            </w:r>
            <w:r w:rsidR="00486145">
              <w:t>.</w:t>
            </w:r>
          </w:p>
          <w:p w14:paraId="21E594E8" w14:textId="77777777" w:rsidR="00486145" w:rsidRDefault="00486145" w:rsidP="00A71114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dessa</w:t>
            </w:r>
            <w:r w:rsidR="003073C2">
              <w:t xml:space="preserve"> configuração</w:t>
            </w:r>
            <w:r>
              <w:t>.</w:t>
            </w:r>
          </w:p>
        </w:tc>
      </w:tr>
      <w:tr w:rsidR="00486145" w14:paraId="1E6D331B" w14:textId="77777777" w:rsidTr="00486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11603314" w14:textId="77777777" w:rsidR="00486145" w:rsidRDefault="00486145" w:rsidP="00486145">
            <w:r>
              <w:t>Alterar()</w:t>
            </w:r>
          </w:p>
        </w:tc>
        <w:tc>
          <w:tcPr>
            <w:tcW w:w="7081" w:type="dxa"/>
            <w:hideMark/>
          </w:tcPr>
          <w:p w14:paraId="3294473B" w14:textId="77777777" w:rsidR="00486145" w:rsidRDefault="00486145" w:rsidP="00486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alterar uma </w:t>
            </w:r>
            <w:r w:rsidR="003073C2">
              <w:t>configuração</w:t>
            </w:r>
            <w:r>
              <w:t>.</w:t>
            </w:r>
          </w:p>
          <w:p w14:paraId="7D7D686A" w14:textId="77777777" w:rsidR="00486145" w:rsidRDefault="00486145" w:rsidP="00A71114">
            <w:pPr>
              <w:pStyle w:val="ListParagraph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uma </w:t>
            </w:r>
            <w:r w:rsidR="003073C2">
              <w:t>configuração</w:t>
            </w:r>
            <w:r>
              <w:t>.</w:t>
            </w:r>
          </w:p>
          <w:p w14:paraId="4F1B9D5F" w14:textId="77777777" w:rsidR="00486145" w:rsidRDefault="00486145" w:rsidP="00A71114">
            <w:pPr>
              <w:pStyle w:val="ListParagraph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Alterar os campos permitidos.</w:t>
            </w:r>
          </w:p>
          <w:p w14:paraId="717130E2" w14:textId="77777777" w:rsidR="00486145" w:rsidRDefault="00486145" w:rsidP="00A71114">
            <w:pPr>
              <w:pStyle w:val="ListParagraph"/>
              <w:numPr>
                <w:ilvl w:val="0"/>
                <w:numId w:val="3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Atualizar a </w:t>
            </w:r>
            <w:r w:rsidR="003073C2">
              <w:t>configuração</w:t>
            </w:r>
            <w:r>
              <w:t>.</w:t>
            </w:r>
          </w:p>
        </w:tc>
      </w:tr>
      <w:tr w:rsidR="003073C2" w14:paraId="45F06202" w14:textId="77777777" w:rsidTr="00486145">
        <w:trPr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4E66F4" w14:textId="77777777" w:rsidR="003073C2" w:rsidRDefault="003073C2" w:rsidP="00486145">
            <w:r>
              <w:t>Eliminar()</w:t>
            </w:r>
          </w:p>
        </w:tc>
        <w:tc>
          <w:tcPr>
            <w:tcW w:w="7081" w:type="dxa"/>
          </w:tcPr>
          <w:p w14:paraId="00D077CF" w14:textId="77777777" w:rsidR="003073C2" w:rsidRDefault="003073C2" w:rsidP="00307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configuração.</w:t>
            </w:r>
          </w:p>
          <w:p w14:paraId="5890F985" w14:textId="77777777" w:rsidR="003073C2" w:rsidRDefault="003073C2" w:rsidP="00A71114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configuração.</w:t>
            </w:r>
          </w:p>
          <w:p w14:paraId="4CC13B6F" w14:textId="77777777" w:rsidR="003073C2" w:rsidRDefault="003073C2" w:rsidP="00A71114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eliminação.</w:t>
            </w:r>
          </w:p>
          <w:p w14:paraId="2C11E7A5" w14:textId="77777777" w:rsidR="003073C2" w:rsidRDefault="003073C2" w:rsidP="00A71114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campo Ativo para 0.</w:t>
            </w:r>
          </w:p>
        </w:tc>
      </w:tr>
    </w:tbl>
    <w:p w14:paraId="31ECC1FE" w14:textId="77777777" w:rsidR="003073C2" w:rsidRDefault="003073C2" w:rsidP="003073C2">
      <w:pPr>
        <w:pStyle w:val="Caption"/>
      </w:pPr>
      <w:bookmarkStart w:id="433" w:name="_Toc435778871"/>
      <w:r>
        <w:t xml:space="preserve">Tabela </w:t>
      </w:r>
      <w:fldSimple w:instr=" SEQ Tabela \* ARABIC ">
        <w:r w:rsidR="00B27109">
          <w:rPr>
            <w:noProof/>
          </w:rPr>
          <w:t>16</w:t>
        </w:r>
      </w:fldSimple>
      <w:r>
        <w:t xml:space="preserve"> - Operações da tabela Configurações</w:t>
      </w:r>
      <w:bookmarkEnd w:id="433"/>
    </w:p>
    <w:p w14:paraId="62DAE9E3" w14:textId="77777777" w:rsidR="003073C2" w:rsidRDefault="003073C2" w:rsidP="00486145">
      <w:r>
        <w:br w:type="page"/>
      </w:r>
    </w:p>
    <w:p w14:paraId="034BA7A6" w14:textId="77777777" w:rsidR="00486145" w:rsidRDefault="003073C2" w:rsidP="003073C2">
      <w:pPr>
        <w:pStyle w:val="Heading3"/>
      </w:pPr>
      <w:bookmarkStart w:id="434" w:name="_Toc434846647"/>
      <w:bookmarkStart w:id="435" w:name="_Toc435806821"/>
      <w:r>
        <w:lastRenderedPageBreak/>
        <w:t>Alterações</w:t>
      </w:r>
      <w:bookmarkEnd w:id="434"/>
      <w:bookmarkEnd w:id="435"/>
    </w:p>
    <w:p w14:paraId="086B3A4A" w14:textId="77777777" w:rsidR="003073C2" w:rsidRPr="00254C20" w:rsidRDefault="003073C2" w:rsidP="003073C2">
      <w:r>
        <w:t>Dicionário de dados:</w:t>
      </w:r>
    </w:p>
    <w:tbl>
      <w:tblPr>
        <w:tblStyle w:val="TabeladeGrade4-nfase11"/>
        <w:tblW w:w="8755" w:type="dxa"/>
        <w:tblLayout w:type="fixed"/>
        <w:tblLook w:val="04A0" w:firstRow="1" w:lastRow="0" w:firstColumn="1" w:lastColumn="0" w:noHBand="0" w:noVBand="1"/>
      </w:tblPr>
      <w:tblGrid>
        <w:gridCol w:w="2246"/>
        <w:gridCol w:w="1973"/>
        <w:gridCol w:w="2977"/>
        <w:gridCol w:w="1559"/>
      </w:tblGrid>
      <w:tr w:rsidR="003073C2" w14:paraId="189BB73D" w14:textId="77777777" w:rsidTr="00307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14:paraId="14A7D818" w14:textId="77777777" w:rsidR="003073C2" w:rsidRDefault="003073C2" w:rsidP="003073C2">
            <w:r>
              <w:t>Nome do campo</w:t>
            </w:r>
          </w:p>
        </w:tc>
        <w:tc>
          <w:tcPr>
            <w:tcW w:w="1973" w:type="dxa"/>
            <w:hideMark/>
          </w:tcPr>
          <w:p w14:paraId="0619C576" w14:textId="77777777" w:rsidR="003073C2" w:rsidRDefault="003073C2" w:rsidP="00307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2977" w:type="dxa"/>
            <w:hideMark/>
          </w:tcPr>
          <w:p w14:paraId="25B905AA" w14:textId="77777777" w:rsidR="003073C2" w:rsidRDefault="003073C2" w:rsidP="00307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559" w:type="dxa"/>
            <w:hideMark/>
          </w:tcPr>
          <w:p w14:paraId="461B1905" w14:textId="77777777" w:rsidR="003073C2" w:rsidRDefault="003073C2" w:rsidP="00307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3073C2" w14:paraId="1A3EDF42" w14:textId="77777777" w:rsidTr="00307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8D155DC" w14:textId="77777777" w:rsidR="003073C2" w:rsidRDefault="003073C2" w:rsidP="003073C2">
            <w:proofErr w:type="spellStart"/>
            <w:r>
              <w:t>idAlteracao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1D7A354" w14:textId="77777777" w:rsidR="003073C2" w:rsidRDefault="003073C2" w:rsidP="00307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48A18F27" w14:textId="77777777" w:rsidR="003073C2" w:rsidRDefault="003073C2" w:rsidP="00307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(PK) </w:t>
            </w:r>
            <w:proofErr w:type="spellStart"/>
            <w:r>
              <w:t>Id</w:t>
            </w:r>
            <w:proofErr w:type="spellEnd"/>
            <w:r>
              <w:t xml:space="preserve"> da configuração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8FDA980" w14:textId="0467440B" w:rsidR="003073C2" w:rsidDel="00674941" w:rsidRDefault="003073C2" w:rsidP="00307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436" w:author="José Fonseca" w:date="2015-11-27T15:44:00Z"/>
              </w:rPr>
            </w:pPr>
            <w:del w:id="437" w:author="José Fonseca" w:date="2015-11-27T15:44:00Z">
              <w:r w:rsidDel="00674941">
                <w:delText>Não nulo.</w:delText>
              </w:r>
            </w:del>
          </w:p>
          <w:p w14:paraId="365C9EA5" w14:textId="77777777" w:rsidR="003073C2" w:rsidRDefault="003073C2" w:rsidP="00307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PK.</w:t>
            </w:r>
          </w:p>
        </w:tc>
      </w:tr>
      <w:tr w:rsidR="003073C2" w14:paraId="47E5F82C" w14:textId="77777777" w:rsidTr="003073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7907AD1B" w14:textId="77777777" w:rsidR="003073C2" w:rsidRDefault="003073C2" w:rsidP="003073C2">
            <w:proofErr w:type="spellStart"/>
            <w:r>
              <w:t>Descricao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3688E59C" w14:textId="77777777" w:rsidR="003073C2" w:rsidRDefault="00116DBB" w:rsidP="00307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3CDD74CD" w14:textId="77777777" w:rsidR="003073C2" w:rsidRDefault="00116DBB" w:rsidP="00307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da alteração onde se encontram os detalhes do evento registado.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16D6C23A" w14:textId="77777777" w:rsidR="003073C2" w:rsidRDefault="003073C2" w:rsidP="00307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73C2" w14:paraId="445F2E9E" w14:textId="77777777" w:rsidTr="00307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5C6E864D" w14:textId="77777777" w:rsidR="003073C2" w:rsidRDefault="003073C2" w:rsidP="003073C2">
            <w:proofErr w:type="spellStart"/>
            <w:r>
              <w:t>DataAlteracao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17231B68" w14:textId="77777777" w:rsidR="003073C2" w:rsidRDefault="003073C2" w:rsidP="00307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38DF19AE" w14:textId="77777777" w:rsidR="003073C2" w:rsidRDefault="003073C2" w:rsidP="00116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Data </w:t>
            </w:r>
            <w:r w:rsidR="00116DBB">
              <w:t>em que se efetuou a alteração.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  <w:hideMark/>
          </w:tcPr>
          <w:p w14:paraId="61E90B31" w14:textId="77777777" w:rsidR="003073C2" w:rsidRDefault="003073C2" w:rsidP="00307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73C2" w14:paraId="21E35E5C" w14:textId="77777777" w:rsidTr="003073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128C38BF" w14:textId="77777777" w:rsidR="003073C2" w:rsidRDefault="003073C2" w:rsidP="003073C2">
            <w:r>
              <w:t>Nota</w:t>
            </w:r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869A698" w14:textId="77777777" w:rsidR="003073C2" w:rsidRDefault="00116DBB" w:rsidP="00307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828D953" w14:textId="77777777" w:rsidR="003073C2" w:rsidRDefault="00116DBB" w:rsidP="00116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Nota do utilizador sobre a alteração.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522649A0" w14:textId="77777777" w:rsidR="003073C2" w:rsidRDefault="003073C2" w:rsidP="00307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73C2" w14:paraId="5F35FF71" w14:textId="77777777" w:rsidTr="00307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2AA7C418" w14:textId="77777777" w:rsidR="003073C2" w:rsidRDefault="00116DBB" w:rsidP="003073C2">
            <w:proofErr w:type="spellStart"/>
            <w:r>
              <w:t>IdUtilizador</w:t>
            </w:r>
            <w:proofErr w:type="spellEnd"/>
          </w:p>
        </w:tc>
        <w:tc>
          <w:tcPr>
            <w:tcW w:w="1973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011A89F0" w14:textId="77777777" w:rsidR="003073C2" w:rsidRDefault="00116DBB" w:rsidP="00307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2977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722A7F05" w14:textId="77777777" w:rsidR="003073C2" w:rsidRDefault="00116DBB" w:rsidP="00116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(FK) </w:t>
            </w:r>
            <w:proofErr w:type="spellStart"/>
            <w:r>
              <w:t>Id</w:t>
            </w:r>
            <w:proofErr w:type="spellEnd"/>
            <w:r>
              <w:t xml:space="preserve"> do utilizador a qual se refere a alteração.</w:t>
            </w:r>
          </w:p>
        </w:tc>
        <w:tc>
          <w:tcPr>
            <w:tcW w:w="155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vAlign w:val="center"/>
          </w:tcPr>
          <w:p w14:paraId="6357E3EB" w14:textId="77777777" w:rsidR="00116DBB" w:rsidRDefault="00116DBB" w:rsidP="00116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nulo.</w:t>
            </w:r>
          </w:p>
          <w:p w14:paraId="3DCF928D" w14:textId="77777777" w:rsidR="003073C2" w:rsidRDefault="00116DBB" w:rsidP="00116D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FK.</w:t>
            </w:r>
          </w:p>
        </w:tc>
      </w:tr>
    </w:tbl>
    <w:p w14:paraId="3595722F" w14:textId="77777777" w:rsidR="003073C2" w:rsidRDefault="00116DBB" w:rsidP="00116DBB">
      <w:pPr>
        <w:pStyle w:val="Caption"/>
      </w:pPr>
      <w:bookmarkStart w:id="438" w:name="_Toc435778872"/>
      <w:r>
        <w:t xml:space="preserve">Tabela </w:t>
      </w:r>
      <w:fldSimple w:instr=" SEQ Tabela \* ARABIC ">
        <w:r w:rsidR="00B27109">
          <w:rPr>
            <w:noProof/>
          </w:rPr>
          <w:t>17</w:t>
        </w:r>
      </w:fldSimple>
      <w:r>
        <w:t xml:space="preserve"> - Dicionário de dados da tabela Alterações</w:t>
      </w:r>
      <w:bookmarkEnd w:id="438"/>
    </w:p>
    <w:p w14:paraId="414A50A3" w14:textId="77777777" w:rsidR="00116DBB" w:rsidRPr="001C14A6" w:rsidRDefault="00116DBB" w:rsidP="00116DBB">
      <w:r>
        <w:t>Operações:</w:t>
      </w: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16DBB" w14:paraId="7900CAD5" w14:textId="77777777" w:rsidTr="00D96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0455B4" w14:textId="77777777" w:rsidR="00116DBB" w:rsidRDefault="00116DBB" w:rsidP="00D96943">
            <w:r>
              <w:t>Nome</w:t>
            </w:r>
          </w:p>
        </w:tc>
        <w:tc>
          <w:tcPr>
            <w:tcW w:w="7081" w:type="dxa"/>
          </w:tcPr>
          <w:p w14:paraId="5058C816" w14:textId="77777777" w:rsidR="00116DBB" w:rsidRDefault="00116DBB" w:rsidP="00D96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16DBB" w14:paraId="2CACDB29" w14:textId="77777777" w:rsidTr="00D96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2E723B3A" w14:textId="77777777" w:rsidR="00116DBB" w:rsidRDefault="00116DBB" w:rsidP="00D96943">
            <w:r>
              <w:t>Inserir()</w:t>
            </w:r>
          </w:p>
        </w:tc>
        <w:tc>
          <w:tcPr>
            <w:tcW w:w="7081" w:type="dxa"/>
            <w:hideMark/>
          </w:tcPr>
          <w:p w14:paraId="6F56DEA2" w14:textId="77777777" w:rsidR="00116DBB" w:rsidRDefault="00116DBB" w:rsidP="00D96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r w:rsidR="009E4B3F">
              <w:t>alteração</w:t>
            </w:r>
            <w:r>
              <w:t>.</w:t>
            </w:r>
          </w:p>
          <w:p w14:paraId="72A7E063" w14:textId="77777777" w:rsidR="00116DBB" w:rsidRDefault="00116DBB" w:rsidP="00A71114">
            <w:pPr>
              <w:pStyle w:val="ListParagraph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</w:t>
            </w:r>
            <w:r w:rsidR="009E4B3F">
              <w:t xml:space="preserve"> </w:t>
            </w:r>
            <w:proofErr w:type="spellStart"/>
            <w:r w:rsidR="009E4B3F">
              <w:t>Descricao</w:t>
            </w:r>
            <w:proofErr w:type="spellEnd"/>
            <w:r w:rsidR="009E4B3F">
              <w:t xml:space="preserve">, </w:t>
            </w:r>
            <w:proofErr w:type="spellStart"/>
            <w:r w:rsidR="009E4B3F">
              <w:t>DataAlteracao</w:t>
            </w:r>
            <w:proofErr w:type="spellEnd"/>
            <w:r w:rsidR="009E4B3F">
              <w:t xml:space="preserve">, Nota, </w:t>
            </w:r>
            <w:proofErr w:type="spellStart"/>
            <w:r w:rsidR="009E4B3F">
              <w:t>idUtilizador</w:t>
            </w:r>
            <w:proofErr w:type="spellEnd"/>
            <w:r>
              <w:t>.</w:t>
            </w:r>
          </w:p>
          <w:p w14:paraId="2D5839C4" w14:textId="77777777" w:rsidR="00116DBB" w:rsidRDefault="00116DBB" w:rsidP="00A71114">
            <w:pPr>
              <w:pStyle w:val="ListParagraph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</w:t>
            </w:r>
            <w:r w:rsidR="009E4B3F">
              <w:t>Alteracao</w:t>
            </w:r>
            <w:proofErr w:type="spellEnd"/>
            <w:r w:rsidR="009E4B3F">
              <w:t>.</w:t>
            </w:r>
          </w:p>
        </w:tc>
      </w:tr>
      <w:tr w:rsidR="00116DBB" w14:paraId="785AF6A7" w14:textId="77777777" w:rsidTr="00D96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14:paraId="7E608E41" w14:textId="77777777" w:rsidR="00116DBB" w:rsidRDefault="00116DBB" w:rsidP="00D96943">
            <w:r>
              <w:t>Consultar()</w:t>
            </w:r>
          </w:p>
        </w:tc>
        <w:tc>
          <w:tcPr>
            <w:tcW w:w="7081" w:type="dxa"/>
            <w:hideMark/>
          </w:tcPr>
          <w:p w14:paraId="593E5610" w14:textId="77777777" w:rsidR="00116DBB" w:rsidRDefault="00116DBB" w:rsidP="00D96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uma </w:t>
            </w:r>
            <w:r w:rsidR="009E4B3F">
              <w:t>alteração</w:t>
            </w:r>
            <w:r>
              <w:t>.</w:t>
            </w:r>
          </w:p>
          <w:p w14:paraId="477886CB" w14:textId="77777777" w:rsidR="00116DBB" w:rsidRDefault="00116DBB" w:rsidP="00A71114">
            <w:pPr>
              <w:pStyle w:val="ListParagraph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r w:rsidR="009E4B3F">
              <w:t>alteração</w:t>
            </w:r>
            <w:r>
              <w:t>.</w:t>
            </w:r>
          </w:p>
          <w:p w14:paraId="75D7F18F" w14:textId="77777777" w:rsidR="00116DBB" w:rsidRDefault="00116DBB" w:rsidP="00A71114">
            <w:pPr>
              <w:pStyle w:val="ListParagraph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dessa </w:t>
            </w:r>
            <w:r w:rsidR="009E4B3F">
              <w:t>alteração</w:t>
            </w:r>
            <w:r>
              <w:t>.</w:t>
            </w:r>
          </w:p>
        </w:tc>
      </w:tr>
    </w:tbl>
    <w:p w14:paraId="54B560AC" w14:textId="77777777" w:rsidR="00116DBB" w:rsidRPr="00116DBB" w:rsidRDefault="009E4B3F" w:rsidP="009E4B3F">
      <w:pPr>
        <w:pStyle w:val="Caption"/>
      </w:pPr>
      <w:bookmarkStart w:id="439" w:name="_Toc435778873"/>
      <w:r>
        <w:t xml:space="preserve">Tabela </w:t>
      </w:r>
      <w:fldSimple w:instr=" SEQ Tabela \* ARABIC ">
        <w:r w:rsidR="00B27109">
          <w:rPr>
            <w:noProof/>
          </w:rPr>
          <w:t>18</w:t>
        </w:r>
      </w:fldSimple>
      <w:r>
        <w:t xml:space="preserve"> - Operações da tabela Alterações</w:t>
      </w:r>
      <w:bookmarkEnd w:id="439"/>
    </w:p>
    <w:p w14:paraId="4D4A9800" w14:textId="77777777" w:rsidR="0023355A" w:rsidRDefault="0023355A" w:rsidP="00257429"/>
    <w:p w14:paraId="41B618F5" w14:textId="77777777" w:rsidR="005F7532" w:rsidRDefault="005F7532" w:rsidP="00257429">
      <w:pPr>
        <w:sectPr w:rsidR="005F7532">
          <w:headerReference w:type="default" r:id="rId26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1E84A7F" w14:textId="77777777" w:rsidR="008F03F2" w:rsidRDefault="005017E3" w:rsidP="00802943">
      <w:pPr>
        <w:pStyle w:val="Heading1"/>
      </w:pPr>
      <w:bookmarkStart w:id="440" w:name="_Toc434846648"/>
      <w:bookmarkStart w:id="441" w:name="_Toc435806822"/>
      <w:commentRangeStart w:id="442"/>
      <w:r>
        <w:lastRenderedPageBreak/>
        <w:t>Desenvolvimento</w:t>
      </w:r>
      <w:bookmarkEnd w:id="440"/>
      <w:bookmarkEnd w:id="441"/>
      <w:commentRangeEnd w:id="442"/>
      <w:r w:rsidR="009C1E21">
        <w:rPr>
          <w:rStyle w:val="CommentReference"/>
          <w:rFonts w:eastAsiaTheme="minorHAnsi"/>
          <w:b w:val="0"/>
          <w:bCs w:val="0"/>
        </w:rPr>
        <w:commentReference w:id="442"/>
      </w:r>
    </w:p>
    <w:p w14:paraId="477E954C" w14:textId="6BCA4F83" w:rsidR="00864522" w:rsidDel="008665F6" w:rsidRDefault="00864522" w:rsidP="00257429">
      <w:pPr>
        <w:rPr>
          <w:del w:id="443" w:author="José Fonseca" w:date="2015-11-27T15:46:00Z"/>
        </w:rPr>
      </w:pPr>
    </w:p>
    <w:p w14:paraId="5E325010" w14:textId="3FEDFAA3" w:rsidR="00864522" w:rsidRDefault="00864522" w:rsidP="00257429">
      <w:r>
        <w:t>Neste capítulo serão apresentadas</w:t>
      </w:r>
      <w:r w:rsidR="001528C4">
        <w:t xml:space="preserve"> as tecnologias utilizadas para o desenvolvimento da aplicação, </w:t>
      </w:r>
      <w:r>
        <w:t xml:space="preserve">os desafios de maior complexidade que </w:t>
      </w:r>
      <w:ins w:id="444" w:author="José Fonseca" w:date="2015-11-27T15:46:00Z">
        <w:r w:rsidR="008665F6">
          <w:t xml:space="preserve">tiveram de ser superados </w:t>
        </w:r>
      </w:ins>
      <w:del w:id="445" w:author="José Fonseca" w:date="2015-11-27T15:46:00Z">
        <w:r w:rsidDel="008665F6">
          <w:delText xml:space="preserve">aparecerem durante todo </w:delText>
        </w:r>
        <w:r w:rsidR="001528C4" w:rsidDel="008665F6">
          <w:delText xml:space="preserve">o desenvolvimento da aplicação </w:delText>
        </w:r>
      </w:del>
      <w:r w:rsidR="001528C4">
        <w:t>com</w:t>
      </w:r>
      <w:r>
        <w:t xml:space="preserve"> as respetivas soluções</w:t>
      </w:r>
      <w:r w:rsidR="001528C4">
        <w:t xml:space="preserve"> e a avaliação do produto desenvolvido</w:t>
      </w:r>
      <w:r>
        <w:t>.</w:t>
      </w:r>
    </w:p>
    <w:p w14:paraId="4B366348" w14:textId="77777777" w:rsidR="009F091B" w:rsidRDefault="009F091B" w:rsidP="00FC0FDD">
      <w:pPr>
        <w:pStyle w:val="Heading2"/>
      </w:pPr>
      <w:bookmarkStart w:id="446" w:name="_Toc434846649"/>
      <w:bookmarkStart w:id="447" w:name="_Toc435806823"/>
      <w:r>
        <w:t>Tecnologias utilizadas</w:t>
      </w:r>
      <w:bookmarkEnd w:id="446"/>
      <w:bookmarkEnd w:id="447"/>
    </w:p>
    <w:p w14:paraId="008BA976" w14:textId="56FF2790" w:rsidR="007C2C02" w:rsidRPr="007C2C02" w:rsidRDefault="007C2C02" w:rsidP="007C2C02">
      <w:r>
        <w:t xml:space="preserve">Nesta subsecção são apresentadas as tecnologias utilizadas </w:t>
      </w:r>
      <w:del w:id="448" w:author="José Fonseca" w:date="2015-11-27T15:47:00Z">
        <w:r w:rsidDel="000D6452">
          <w:delText xml:space="preserve">pelo autor </w:delText>
        </w:r>
      </w:del>
      <w:r>
        <w:t>para o desenvolvimento da aplicação.</w:t>
      </w:r>
    </w:p>
    <w:p w14:paraId="08F0C15A" w14:textId="77777777" w:rsidR="00D73A2F" w:rsidRDefault="00D73A2F" w:rsidP="00257429">
      <w:pPr>
        <w:pStyle w:val="Heading3"/>
      </w:pPr>
      <w:bookmarkStart w:id="449" w:name="_Toc434846650"/>
      <w:bookmarkStart w:id="450" w:name="_Toc435806824"/>
      <w:r>
        <w:t>HTML</w:t>
      </w:r>
      <w:bookmarkEnd w:id="449"/>
      <w:bookmarkEnd w:id="450"/>
    </w:p>
    <w:p w14:paraId="173656FE" w14:textId="1D5AE7D2" w:rsidR="00D73A2F" w:rsidRDefault="00D73A2F" w:rsidP="00257429">
      <w:r w:rsidRPr="00AE32C7">
        <w:rPr>
          <w:bCs/>
        </w:rPr>
        <w:t>HTML</w:t>
      </w:r>
      <w:r>
        <w:t xml:space="preserve"> (</w:t>
      </w:r>
      <w:commentRangeStart w:id="451"/>
      <w:r>
        <w:t xml:space="preserve">abreviação para a </w:t>
      </w:r>
      <w:r w:rsidRPr="00AE32C7">
        <w:t>expressão inglesa</w:t>
      </w:r>
      <w:r>
        <w:t xml:space="preserve"> </w:t>
      </w:r>
      <w:proofErr w:type="spellStart"/>
      <w:r w:rsidRPr="00AB5A8F">
        <w:rPr>
          <w:iCs/>
        </w:rPr>
        <w:t>HyperText</w:t>
      </w:r>
      <w:proofErr w:type="spellEnd"/>
      <w:r w:rsidRPr="00AB5A8F">
        <w:rPr>
          <w:iCs/>
        </w:rPr>
        <w:t xml:space="preserve"> </w:t>
      </w:r>
      <w:proofErr w:type="spellStart"/>
      <w:r w:rsidRPr="00AB5A8F">
        <w:rPr>
          <w:iCs/>
        </w:rPr>
        <w:t>Markup</w:t>
      </w:r>
      <w:proofErr w:type="spellEnd"/>
      <w:r w:rsidRPr="00AB5A8F">
        <w:rPr>
          <w:iCs/>
        </w:rPr>
        <w:t xml:space="preserve"> </w:t>
      </w:r>
      <w:proofErr w:type="spellStart"/>
      <w:r w:rsidRPr="00AB5A8F">
        <w:rPr>
          <w:iCs/>
        </w:rPr>
        <w:t>Language</w:t>
      </w:r>
      <w:proofErr w:type="spellEnd"/>
      <w:r>
        <w:t xml:space="preserve">, que significa </w:t>
      </w:r>
      <w:r w:rsidRPr="00AE32C7">
        <w:rPr>
          <w:iCs/>
        </w:rPr>
        <w:t>Linguagem de Marcação de Hipertexto</w:t>
      </w:r>
      <w:commentRangeEnd w:id="451"/>
      <w:r w:rsidR="000D6452">
        <w:rPr>
          <w:rStyle w:val="CommentReference"/>
        </w:rPr>
        <w:commentReference w:id="451"/>
      </w:r>
      <w:r>
        <w:t xml:space="preserve">) é uma </w:t>
      </w:r>
      <w:r w:rsidRPr="00AE32C7">
        <w:t>linguagem de marcação</w:t>
      </w:r>
      <w:r>
        <w:t xml:space="preserve"> utilizada para produzir </w:t>
      </w:r>
      <w:r w:rsidRPr="00AE32C7">
        <w:t xml:space="preserve">páginas na </w:t>
      </w:r>
      <w:commentRangeStart w:id="452"/>
      <w:r w:rsidRPr="00AE32C7">
        <w:t>Web</w:t>
      </w:r>
      <w:commentRangeEnd w:id="452"/>
      <w:r w:rsidR="000D6452">
        <w:rPr>
          <w:rStyle w:val="CommentReference"/>
        </w:rPr>
        <w:commentReference w:id="452"/>
      </w:r>
      <w:r>
        <w:t xml:space="preserve">. Documentos HTML podem ser interpretados por </w:t>
      </w:r>
      <w:r w:rsidRPr="00AE32C7">
        <w:t>navegadores</w:t>
      </w:r>
      <w:r>
        <w:t xml:space="preserve"> </w:t>
      </w:r>
      <w:ins w:id="453" w:author="José Fonseca" w:date="2015-11-27T15:47:00Z">
        <w:r w:rsidR="000D6452">
          <w:t xml:space="preserve">Web </w:t>
        </w:r>
      </w:ins>
      <w:sdt>
        <w:sdtPr>
          <w:id w:val="1633296355"/>
          <w:citation/>
        </w:sdtPr>
        <w:sdtContent>
          <w:r>
            <w:fldChar w:fldCharType="begin"/>
          </w:r>
          <w:r>
            <w:instrText xml:space="preserve">CITATION Moz15 \l 2070 </w:instrText>
          </w:r>
          <w:r>
            <w:fldChar w:fldCharType="separate"/>
          </w:r>
          <w:r w:rsidR="00AE5C33">
            <w:rPr>
              <w:noProof/>
            </w:rPr>
            <w:t>(4)</w:t>
          </w:r>
          <w:r>
            <w:fldChar w:fldCharType="end"/>
          </w:r>
        </w:sdtContent>
      </w:sdt>
      <w:r>
        <w:t xml:space="preserve">. </w:t>
      </w:r>
      <w:ins w:id="454" w:author="José Fonseca" w:date="2015-11-27T15:48:00Z">
        <w:r w:rsidR="00774D51">
          <w:t xml:space="preserve">O </w:t>
        </w:r>
      </w:ins>
      <w:r>
        <w:t xml:space="preserve">HTML é o bloco de construção mais básico de uma página </w:t>
      </w:r>
      <w:commentRangeStart w:id="455"/>
      <w:proofErr w:type="spellStart"/>
      <w:r>
        <w:t>web</w:t>
      </w:r>
      <w:proofErr w:type="spellEnd"/>
      <w:r>
        <w:t xml:space="preserve"> </w:t>
      </w:r>
      <w:commentRangeEnd w:id="455"/>
      <w:r w:rsidR="00774D51">
        <w:rPr>
          <w:rStyle w:val="CommentReference"/>
        </w:rPr>
        <w:commentReference w:id="455"/>
      </w:r>
      <w:r>
        <w:t xml:space="preserve">e é utilizado para criar e visualmente representar uma página </w:t>
      </w:r>
      <w:proofErr w:type="spellStart"/>
      <w:r>
        <w:t>web</w:t>
      </w:r>
      <w:proofErr w:type="spellEnd"/>
      <w:r>
        <w:t xml:space="preserve">. </w:t>
      </w:r>
      <w:commentRangeStart w:id="456"/>
      <w:r>
        <w:t>El</w:t>
      </w:r>
      <w:ins w:id="457" w:author="José Fonseca" w:date="2015-11-27T15:48:00Z">
        <w:r w:rsidR="00774D51">
          <w:t>e</w:t>
        </w:r>
      </w:ins>
      <w:del w:id="458" w:author="José Fonseca" w:date="2015-11-27T15:48:00Z">
        <w:r w:rsidDel="00774D51">
          <w:delText>a</w:delText>
        </w:r>
      </w:del>
      <w:r>
        <w:t xml:space="preserve"> determina os conteúdos de uma página </w:t>
      </w:r>
      <w:proofErr w:type="spellStart"/>
      <w:r>
        <w:t>web</w:t>
      </w:r>
      <w:proofErr w:type="spellEnd"/>
      <w:r>
        <w:t xml:space="preserve"> mas não a sua funcionalidade.</w:t>
      </w:r>
      <w:commentRangeEnd w:id="456"/>
      <w:r w:rsidR="00774D51">
        <w:rPr>
          <w:rStyle w:val="CommentReference"/>
        </w:rPr>
        <w:commentReference w:id="456"/>
      </w:r>
    </w:p>
    <w:p w14:paraId="1AB3FD38" w14:textId="77777777" w:rsidR="00D73A2F" w:rsidRDefault="00D73A2F" w:rsidP="00257429">
      <w:r>
        <w:t xml:space="preserve">Esta linguagem tornou-se no padrão e base para criação de  qualquer página </w:t>
      </w:r>
      <w:proofErr w:type="spellStart"/>
      <w:r>
        <w:t>web</w:t>
      </w:r>
      <w:proofErr w:type="spellEnd"/>
      <w:r>
        <w:t xml:space="preserve">. Como </w:t>
      </w:r>
      <w:r w:rsidR="00425832">
        <w:t>se decidiu</w:t>
      </w:r>
      <w:r>
        <w:t xml:space="preserve"> desenvolver a aplicação desejada em página </w:t>
      </w:r>
      <w:proofErr w:type="spellStart"/>
      <w:r>
        <w:t>web</w:t>
      </w:r>
      <w:proofErr w:type="spellEnd"/>
      <w:r>
        <w:t xml:space="preserve">, esta linguagem tem de obrigatoriamente ser usada. </w:t>
      </w:r>
    </w:p>
    <w:p w14:paraId="06060C40" w14:textId="29147524" w:rsidR="00D73A2F" w:rsidRDefault="00D73A2F" w:rsidP="00257429">
      <w:r>
        <w:t xml:space="preserve">O autor também já tem experiência em usar esta linguagem não só de projetos anteriores realizados mas também de matérias estudadas </w:t>
      </w:r>
      <w:del w:id="459" w:author="José Fonseca" w:date="2015-11-27T15:50:00Z">
        <w:r w:rsidDel="007A7894">
          <w:delText>em certas</w:delText>
        </w:r>
      </w:del>
      <w:ins w:id="460" w:author="José Fonseca" w:date="2015-11-27T15:50:00Z">
        <w:r w:rsidR="007A7894">
          <w:t xml:space="preserve">nas unidades curriculares </w:t>
        </w:r>
      </w:ins>
      <w:del w:id="461" w:author="José Fonseca" w:date="2015-11-27T15:50:00Z">
        <w:r w:rsidDel="007A7894">
          <w:delText xml:space="preserve"> disciplinas específicas </w:delText>
        </w:r>
      </w:del>
      <w:r>
        <w:t>de programação p</w:t>
      </w:r>
      <w:r w:rsidR="00B256E2">
        <w:t xml:space="preserve">ara a </w:t>
      </w:r>
      <w:commentRangeStart w:id="462"/>
      <w:proofErr w:type="spellStart"/>
      <w:r w:rsidR="00B256E2">
        <w:t>web</w:t>
      </w:r>
      <w:commentRangeEnd w:id="462"/>
      <w:proofErr w:type="spellEnd"/>
      <w:r w:rsidR="007A7894">
        <w:rPr>
          <w:rStyle w:val="CommentReference"/>
        </w:rPr>
        <w:commentReference w:id="462"/>
      </w:r>
      <w:r w:rsidR="00B256E2">
        <w:t xml:space="preserve">. </w:t>
      </w:r>
      <w:ins w:id="463" w:author="José Fonseca" w:date="2015-11-27T15:50:00Z">
        <w:r w:rsidR="007A7894">
          <w:t xml:space="preserve">Desta forma, </w:t>
        </w:r>
      </w:ins>
      <w:del w:id="464" w:author="José Fonseca" w:date="2015-11-27T15:50:00Z">
        <w:r w:rsidR="00B256E2" w:rsidDel="007A7894">
          <w:delText xml:space="preserve">Pelo que </w:delText>
        </w:r>
      </w:del>
      <w:r w:rsidR="00B256E2">
        <w:t>a utilização</w:t>
      </w:r>
      <w:r>
        <w:t xml:space="preserve"> desta linguagem não será um desafio, no entanto ela será estudada e </w:t>
      </w:r>
      <w:del w:id="465" w:author="José Fonseca" w:date="2015-11-27T15:50:00Z">
        <w:r w:rsidDel="007A7894">
          <w:delText>revisada</w:delText>
        </w:r>
      </w:del>
      <w:ins w:id="466" w:author="José Fonseca" w:date="2015-11-27T15:50:00Z">
        <w:r w:rsidR="007A7894">
          <w:t>revista</w:t>
        </w:r>
      </w:ins>
      <w:r>
        <w:t xml:space="preserve">, de modo não só a garantir a </w:t>
      </w:r>
      <w:r w:rsidRPr="00673A81">
        <w:t>integridade</w:t>
      </w:r>
      <w:r>
        <w:t xml:space="preserve"> da aplicação desenvolvida mas também, possivelmente, a introduzir novas boas práticas de </w:t>
      </w:r>
      <w:del w:id="467" w:author="José Fonseca" w:date="2015-11-27T15:50:00Z">
        <w:r w:rsidDel="007A7894">
          <w:delText xml:space="preserve">programação </w:delText>
        </w:r>
      </w:del>
      <w:ins w:id="468" w:author="José Fonseca" w:date="2015-11-27T15:50:00Z">
        <w:r w:rsidR="007A7894">
          <w:t xml:space="preserve">desenvolvimento </w:t>
        </w:r>
      </w:ins>
      <w:r>
        <w:t xml:space="preserve">e novos conceitos. </w:t>
      </w:r>
    </w:p>
    <w:p w14:paraId="3110A63D" w14:textId="77777777" w:rsidR="00D73A2F" w:rsidRDefault="00D73A2F" w:rsidP="00257429">
      <w:pPr>
        <w:pStyle w:val="Heading3"/>
      </w:pPr>
      <w:bookmarkStart w:id="469" w:name="_Toc434846651"/>
      <w:bookmarkStart w:id="470" w:name="_Toc435806825"/>
      <w:r>
        <w:t>CSS</w:t>
      </w:r>
      <w:bookmarkEnd w:id="469"/>
      <w:bookmarkEnd w:id="470"/>
    </w:p>
    <w:p w14:paraId="66C65015" w14:textId="009AE9C7" w:rsidR="00D73A2F" w:rsidRPr="001D5C94" w:rsidRDefault="007A7894" w:rsidP="00257429">
      <w:ins w:id="471" w:author="José Fonseca" w:date="2015-11-27T15:51:00Z">
        <w:r>
          <w:rPr>
            <w:bCs/>
            <w:iCs/>
          </w:rPr>
          <w:t xml:space="preserve">O </w:t>
        </w:r>
      </w:ins>
      <w:proofErr w:type="spellStart"/>
      <w:r w:rsidR="00D73A2F" w:rsidRPr="001D5C94">
        <w:rPr>
          <w:bCs/>
          <w:iCs/>
        </w:rPr>
        <w:t>Cascading</w:t>
      </w:r>
      <w:proofErr w:type="spellEnd"/>
      <w:r w:rsidR="00D73A2F" w:rsidRPr="001D5C94">
        <w:rPr>
          <w:bCs/>
          <w:iCs/>
        </w:rPr>
        <w:t xml:space="preserve"> </w:t>
      </w:r>
      <w:proofErr w:type="spellStart"/>
      <w:r w:rsidR="00D73A2F" w:rsidRPr="001D5C94">
        <w:rPr>
          <w:bCs/>
          <w:iCs/>
        </w:rPr>
        <w:t>Style</w:t>
      </w:r>
      <w:proofErr w:type="spellEnd"/>
      <w:r w:rsidR="00D73A2F" w:rsidRPr="001D5C94">
        <w:rPr>
          <w:bCs/>
          <w:iCs/>
        </w:rPr>
        <w:t xml:space="preserve"> </w:t>
      </w:r>
      <w:proofErr w:type="spellStart"/>
      <w:r w:rsidR="00D73A2F" w:rsidRPr="001D5C94">
        <w:rPr>
          <w:bCs/>
          <w:iCs/>
        </w:rPr>
        <w:t>Sheets</w:t>
      </w:r>
      <w:proofErr w:type="spellEnd"/>
      <w:r w:rsidR="00D73A2F" w:rsidRPr="001D5C94">
        <w:t xml:space="preserve"> (</w:t>
      </w:r>
      <w:del w:id="472" w:author="José Fonseca" w:date="2015-11-27T15:53:00Z">
        <w:r w:rsidR="00D73A2F" w:rsidRPr="001D5C94" w:rsidDel="003F3308">
          <w:delText xml:space="preserve">ou simplesmente </w:delText>
        </w:r>
      </w:del>
      <w:r w:rsidR="00D73A2F" w:rsidRPr="001D5C94">
        <w:rPr>
          <w:bCs/>
        </w:rPr>
        <w:t>CSS</w:t>
      </w:r>
      <w:r w:rsidR="00D73A2F" w:rsidRPr="001D5C94">
        <w:t xml:space="preserve">) é uma linguagem de folhas de estilo utilizada para definir a apresentação de documentos escritos </w:t>
      </w:r>
      <w:del w:id="473" w:author="José Fonseca" w:date="2015-11-27T15:51:00Z">
        <w:r w:rsidR="00D73A2F" w:rsidRPr="001D5C94" w:rsidDel="00805D5E">
          <w:delText xml:space="preserve">em </w:delText>
        </w:r>
      </w:del>
      <w:ins w:id="474" w:author="José Fonseca" w:date="2015-11-27T15:51:00Z">
        <w:r w:rsidR="00805D5E">
          <w:t>n</w:t>
        </w:r>
      </w:ins>
      <w:r w:rsidR="00D73A2F" w:rsidRPr="001D5C94">
        <w:t xml:space="preserve">uma linguagem de marcação, como HTML ou XML. </w:t>
      </w:r>
      <w:ins w:id="475" w:author="José Fonseca" w:date="2015-11-27T15:51:00Z">
        <w:r w:rsidR="00805D5E">
          <w:t>O s</w:t>
        </w:r>
      </w:ins>
      <w:del w:id="476" w:author="José Fonseca" w:date="2015-11-27T15:51:00Z">
        <w:r w:rsidR="00D73A2F" w:rsidRPr="001D5C94" w:rsidDel="00805D5E">
          <w:delText>S</w:delText>
        </w:r>
      </w:del>
      <w:r w:rsidR="00D73A2F" w:rsidRPr="001D5C94">
        <w:t xml:space="preserve">eu principal benefício é </w:t>
      </w:r>
      <w:del w:id="477" w:author="José Fonseca" w:date="2015-11-27T15:51:00Z">
        <w:r w:rsidR="00D73A2F" w:rsidRPr="001D5C94" w:rsidDel="00805D5E">
          <w:delText xml:space="preserve">prover </w:delText>
        </w:r>
      </w:del>
      <w:ins w:id="478" w:author="José Fonseca" w:date="2015-11-27T15:53:00Z">
        <w:r w:rsidR="003F3308">
          <w:t>fornecer</w:t>
        </w:r>
      </w:ins>
      <w:ins w:id="479" w:author="José Fonseca" w:date="2015-11-27T15:51:00Z">
        <w:r w:rsidR="00805D5E" w:rsidRPr="001D5C94">
          <w:t xml:space="preserve"> </w:t>
        </w:r>
      </w:ins>
      <w:r w:rsidR="00D73A2F" w:rsidRPr="001D5C94">
        <w:t>a separação entre o formato e o conteúdo de um documento</w:t>
      </w:r>
      <w:sdt>
        <w:sdtPr>
          <w:id w:val="2126808289"/>
          <w:citation/>
        </w:sdtPr>
        <w:sdtContent>
          <w:r w:rsidR="00D73A2F">
            <w:fldChar w:fldCharType="begin"/>
          </w:r>
          <w:r w:rsidR="00CF5AB1">
            <w:instrText xml:space="preserve">CITATION Wik \l 2070 </w:instrText>
          </w:r>
          <w:r w:rsidR="00D73A2F">
            <w:fldChar w:fldCharType="separate"/>
          </w:r>
          <w:r w:rsidR="00AE5C33">
            <w:rPr>
              <w:noProof/>
            </w:rPr>
            <w:t xml:space="preserve"> (5)</w:t>
          </w:r>
          <w:r w:rsidR="00D73A2F">
            <w:fldChar w:fldCharType="end"/>
          </w:r>
        </w:sdtContent>
      </w:sdt>
      <w:r w:rsidR="00D73A2F" w:rsidRPr="001D5C94">
        <w:t>.</w:t>
      </w:r>
    </w:p>
    <w:p w14:paraId="60FB169F" w14:textId="6A06596C" w:rsidR="00D73A2F" w:rsidRDefault="003F3308" w:rsidP="00257429">
      <w:ins w:id="480" w:author="José Fonseca" w:date="2015-11-27T15:53:00Z">
        <w:r>
          <w:lastRenderedPageBreak/>
          <w:t xml:space="preserve">O </w:t>
        </w:r>
      </w:ins>
      <w:r w:rsidR="00D73A2F">
        <w:t xml:space="preserve">CSS permite criar e alterar conjuntos de propriedades de estilo. Estas propriedades </w:t>
      </w:r>
      <w:del w:id="481" w:author="José Fonseca" w:date="2015-11-27T15:54:00Z">
        <w:r w:rsidR="00D73A2F" w:rsidDel="003F3308">
          <w:delText xml:space="preserve">permitem alterar </w:delText>
        </w:r>
      </w:del>
      <w:ins w:id="482" w:author="José Fonseca" w:date="2015-11-27T15:54:00Z">
        <w:r>
          <w:t xml:space="preserve">alteram </w:t>
        </w:r>
      </w:ins>
      <w:r w:rsidR="00D73A2F">
        <w:t>o design e a visualização de qualquer elemento HTML, seguindo um conjunto de regras impostas pelo programador. Assim, com esta linguagem, consegue</w:t>
      </w:r>
      <w:ins w:id="483" w:author="José Fonseca" w:date="2015-11-27T15:54:00Z">
        <w:r>
          <w:t>m</w:t>
        </w:r>
      </w:ins>
      <w:r w:rsidR="00D73A2F">
        <w:t xml:space="preserve">-se criar </w:t>
      </w:r>
      <w:proofErr w:type="spellStart"/>
      <w:r w:rsidR="00D73A2F">
        <w:t>layouts</w:t>
      </w:r>
      <w:proofErr w:type="spellEnd"/>
      <w:r w:rsidR="00D73A2F">
        <w:t xml:space="preserve"> e designs específicos de modo eficiente.</w:t>
      </w:r>
    </w:p>
    <w:p w14:paraId="1B9FC3F4" w14:textId="32C9E540" w:rsidR="00D73A2F" w:rsidRPr="001D5C94" w:rsidRDefault="00D73A2F" w:rsidP="00257429">
      <w:r>
        <w:t xml:space="preserve">Especificamente, vai ser utilizado um </w:t>
      </w:r>
      <w:proofErr w:type="spellStart"/>
      <w:r>
        <w:t>template</w:t>
      </w:r>
      <w:proofErr w:type="spellEnd"/>
      <w:r>
        <w:t xml:space="preserve"> de CSS chamado </w:t>
      </w:r>
      <w:proofErr w:type="spellStart"/>
      <w:r>
        <w:t>Bootstrap</w:t>
      </w:r>
      <w:proofErr w:type="spellEnd"/>
      <w:r>
        <w:t xml:space="preserve">. Este </w:t>
      </w:r>
      <w:proofErr w:type="spellStart"/>
      <w:r>
        <w:t>template</w:t>
      </w:r>
      <w:proofErr w:type="spellEnd"/>
      <w:r>
        <w:t xml:space="preserve"> está pré-configurado para alterar os elementos básicos de HTML não só para designs mais complexos mas também para tornar páginas </w:t>
      </w:r>
      <w:proofErr w:type="spellStart"/>
      <w:r>
        <w:t>web</w:t>
      </w:r>
      <w:proofErr w:type="spellEnd"/>
      <w:r>
        <w:t xml:space="preserve"> </w:t>
      </w:r>
      <w:proofErr w:type="spellStart"/>
      <w:r>
        <w:t>responsivas</w:t>
      </w:r>
      <w:proofErr w:type="spellEnd"/>
      <w:r>
        <w:t xml:space="preserve">. Esta </w:t>
      </w:r>
      <w:proofErr w:type="spellStart"/>
      <w:r>
        <w:t>responsividade</w:t>
      </w:r>
      <w:proofErr w:type="spellEnd"/>
      <w:r>
        <w:t xml:space="preserve"> é responsável por modificar o interface da página de modo a ad</w:t>
      </w:r>
      <w:r w:rsidR="00B256E2">
        <w:t>a</w:t>
      </w:r>
      <w:r>
        <w:t xml:space="preserve">ptar-se ao ecrã do dispositivo. Assim, a página consegue ser utilizada e visualizada de modo intuitivo e eficiente quer </w:t>
      </w:r>
      <w:del w:id="484" w:author="José Fonseca" w:date="2015-11-27T15:54:00Z">
        <w:r w:rsidDel="003F3308">
          <w:delText xml:space="preserve">em </w:delText>
        </w:r>
      </w:del>
      <w:ins w:id="485" w:author="José Fonseca" w:date="2015-11-27T15:54:00Z">
        <w:r w:rsidR="003F3308">
          <w:t xml:space="preserve">nos pequenos </w:t>
        </w:r>
        <w:proofErr w:type="spellStart"/>
        <w:r w:rsidR="003F3308">
          <w:t>ecrans</w:t>
        </w:r>
        <w:proofErr w:type="spellEnd"/>
        <w:r w:rsidR="003F3308">
          <w:t xml:space="preserve"> dos </w:t>
        </w:r>
      </w:ins>
      <w:r>
        <w:t xml:space="preserve">telemóveis quer </w:t>
      </w:r>
      <w:ins w:id="486" w:author="José Fonseca" w:date="2015-11-27T15:54:00Z">
        <w:r w:rsidR="003F3308">
          <w:t xml:space="preserve">nos maiores </w:t>
        </w:r>
        <w:proofErr w:type="spellStart"/>
        <w:r w:rsidR="003F3308">
          <w:t>ecrans</w:t>
        </w:r>
        <w:proofErr w:type="spellEnd"/>
        <w:r w:rsidR="003F3308">
          <w:t xml:space="preserve"> dos</w:t>
        </w:r>
      </w:ins>
      <w:del w:id="487" w:author="José Fonseca" w:date="2015-11-27T15:55:00Z">
        <w:r w:rsidDel="003F3308">
          <w:delText>em</w:delText>
        </w:r>
      </w:del>
      <w:r>
        <w:t xml:space="preserve"> computadores.</w:t>
      </w:r>
    </w:p>
    <w:p w14:paraId="5B2D3A96" w14:textId="77777777" w:rsidR="00D73A2F" w:rsidRDefault="00D73A2F" w:rsidP="00257429">
      <w:pPr>
        <w:pStyle w:val="Heading3"/>
      </w:pPr>
      <w:bookmarkStart w:id="488" w:name="_Toc434846652"/>
      <w:bookmarkStart w:id="489" w:name="_Toc435806826"/>
      <w:r>
        <w:t>PHP</w:t>
      </w:r>
      <w:bookmarkEnd w:id="488"/>
      <w:bookmarkEnd w:id="489"/>
    </w:p>
    <w:p w14:paraId="712D6940" w14:textId="560C0EEF" w:rsidR="00D73A2F" w:rsidDel="00EF6748" w:rsidRDefault="003468C0" w:rsidP="00257429">
      <w:pPr>
        <w:rPr>
          <w:del w:id="490" w:author="José Fonseca" w:date="2015-11-27T15:59:00Z"/>
        </w:rPr>
      </w:pPr>
      <w:ins w:id="491" w:author="José Fonseca" w:date="2015-11-27T15:56:00Z">
        <w:r>
          <w:rPr>
            <w:bCs/>
          </w:rPr>
          <w:t xml:space="preserve">O </w:t>
        </w:r>
      </w:ins>
      <w:r w:rsidR="00D73A2F" w:rsidRPr="00F05D97">
        <w:rPr>
          <w:bCs/>
        </w:rPr>
        <w:t>PHP</w:t>
      </w:r>
      <w:r w:rsidR="00D73A2F">
        <w:t xml:space="preserve"> </w:t>
      </w:r>
      <w:commentRangeStart w:id="492"/>
      <w:r w:rsidR="00D73A2F">
        <w:t>(</w:t>
      </w:r>
      <w:r w:rsidR="00D73A2F" w:rsidRPr="00F05D97">
        <w:rPr>
          <w:i/>
          <w:iCs/>
        </w:rPr>
        <w:t>"</w:t>
      </w:r>
      <w:r w:rsidR="00D73A2F" w:rsidRPr="00F05D97">
        <w:rPr>
          <w:bCs/>
          <w:i/>
          <w:iCs/>
        </w:rPr>
        <w:t>P</w:t>
      </w:r>
      <w:r w:rsidR="00D73A2F" w:rsidRPr="00F05D97">
        <w:rPr>
          <w:i/>
          <w:iCs/>
        </w:rPr>
        <w:t xml:space="preserve">HP: </w:t>
      </w:r>
      <w:proofErr w:type="spellStart"/>
      <w:r w:rsidR="00D73A2F" w:rsidRPr="00F05D97">
        <w:rPr>
          <w:bCs/>
          <w:i/>
          <w:iCs/>
        </w:rPr>
        <w:t>H</w:t>
      </w:r>
      <w:r w:rsidR="00D73A2F" w:rsidRPr="00F05D97">
        <w:rPr>
          <w:i/>
          <w:iCs/>
        </w:rPr>
        <w:t>ypertext</w:t>
      </w:r>
      <w:proofErr w:type="spellEnd"/>
      <w:r w:rsidR="00D73A2F" w:rsidRPr="00F05D97">
        <w:rPr>
          <w:i/>
          <w:iCs/>
        </w:rPr>
        <w:t xml:space="preserve"> </w:t>
      </w:r>
      <w:proofErr w:type="spellStart"/>
      <w:r w:rsidR="00D73A2F" w:rsidRPr="00F05D97">
        <w:rPr>
          <w:bCs/>
          <w:i/>
          <w:iCs/>
        </w:rPr>
        <w:t>P</w:t>
      </w:r>
      <w:r w:rsidR="00D73A2F" w:rsidRPr="00F05D97">
        <w:rPr>
          <w:i/>
          <w:iCs/>
        </w:rPr>
        <w:t>reprocessor</w:t>
      </w:r>
      <w:proofErr w:type="spellEnd"/>
      <w:r w:rsidR="00D73A2F" w:rsidRPr="00F05D97">
        <w:rPr>
          <w:i/>
          <w:iCs/>
        </w:rPr>
        <w:t>"</w:t>
      </w:r>
      <w:r w:rsidR="00D73A2F" w:rsidRPr="00F05D97">
        <w:t xml:space="preserve">, originalmente </w:t>
      </w:r>
      <w:proofErr w:type="spellStart"/>
      <w:r w:rsidR="00D73A2F" w:rsidRPr="00F05D97">
        <w:rPr>
          <w:bCs/>
          <w:i/>
          <w:iCs/>
        </w:rPr>
        <w:t>P</w:t>
      </w:r>
      <w:r w:rsidR="00D73A2F" w:rsidRPr="00F05D97">
        <w:rPr>
          <w:i/>
          <w:iCs/>
        </w:rPr>
        <w:t>ersonal</w:t>
      </w:r>
      <w:proofErr w:type="spellEnd"/>
      <w:r w:rsidR="00D73A2F" w:rsidRPr="00F05D97">
        <w:rPr>
          <w:i/>
          <w:iCs/>
        </w:rPr>
        <w:t xml:space="preserve"> </w:t>
      </w:r>
      <w:proofErr w:type="spellStart"/>
      <w:r w:rsidR="00D73A2F" w:rsidRPr="00F05D97">
        <w:rPr>
          <w:bCs/>
          <w:i/>
          <w:iCs/>
        </w:rPr>
        <w:t>H</w:t>
      </w:r>
      <w:r w:rsidR="00D73A2F" w:rsidRPr="00F05D97">
        <w:rPr>
          <w:i/>
          <w:iCs/>
        </w:rPr>
        <w:t>ome</w:t>
      </w:r>
      <w:proofErr w:type="spellEnd"/>
      <w:r w:rsidR="00D73A2F" w:rsidRPr="00F05D97">
        <w:rPr>
          <w:i/>
          <w:iCs/>
        </w:rPr>
        <w:t xml:space="preserve"> </w:t>
      </w:r>
      <w:proofErr w:type="spellStart"/>
      <w:r w:rsidR="00D73A2F" w:rsidRPr="00F05D97">
        <w:rPr>
          <w:bCs/>
          <w:i/>
          <w:iCs/>
        </w:rPr>
        <w:t>P</w:t>
      </w:r>
      <w:r w:rsidR="00D73A2F" w:rsidRPr="00F05D97">
        <w:rPr>
          <w:i/>
          <w:iCs/>
        </w:rPr>
        <w:t>age</w:t>
      </w:r>
      <w:commentRangeEnd w:id="492"/>
      <w:proofErr w:type="spellEnd"/>
      <w:r>
        <w:rPr>
          <w:rStyle w:val="CommentReference"/>
        </w:rPr>
        <w:commentReference w:id="492"/>
      </w:r>
      <w:r w:rsidR="00D73A2F" w:rsidRPr="00F05D97">
        <w:t xml:space="preserve">) é uma linguagem interpretada livre, usada originalmente apenas para o desenvolvimento de aplicações presentes e </w:t>
      </w:r>
      <w:del w:id="493" w:author="José Fonseca" w:date="2015-11-27T15:57:00Z">
        <w:r w:rsidR="00D73A2F" w:rsidRPr="00F05D97" w:rsidDel="003468C0">
          <w:delText xml:space="preserve">atuantes </w:delText>
        </w:r>
      </w:del>
      <w:ins w:id="494" w:author="José Fonseca" w:date="2015-11-27T15:57:00Z">
        <w:r>
          <w:t>interativas</w:t>
        </w:r>
        <w:r w:rsidRPr="00F05D97">
          <w:t xml:space="preserve"> </w:t>
        </w:r>
      </w:ins>
      <w:r w:rsidR="00D73A2F" w:rsidRPr="00F05D97">
        <w:t xml:space="preserve">no lado do servidor, capazes de gerar </w:t>
      </w:r>
      <w:ins w:id="495" w:author="José Fonseca" w:date="2015-11-27T15:57:00Z">
        <w:r>
          <w:t xml:space="preserve">o </w:t>
        </w:r>
      </w:ins>
      <w:r w:rsidR="00D73A2F" w:rsidRPr="00F05D97">
        <w:t>con</w:t>
      </w:r>
      <w:r w:rsidR="00D73A2F">
        <w:t xml:space="preserve">teúdo dinâmico </w:t>
      </w:r>
      <w:del w:id="496" w:author="José Fonseca" w:date="2015-11-27T15:57:00Z">
        <w:r w:rsidR="00D73A2F" w:rsidDel="003468C0">
          <w:delText xml:space="preserve">na </w:delText>
        </w:r>
      </w:del>
      <w:ins w:id="497" w:author="José Fonseca" w:date="2015-11-27T15:57:00Z">
        <w:r>
          <w:t xml:space="preserve">das páginas </w:t>
        </w:r>
      </w:ins>
      <w:del w:id="498" w:author="José Fonseca" w:date="2015-11-27T15:57:00Z">
        <w:r w:rsidR="00D73A2F" w:rsidDel="003468C0">
          <w:delText xml:space="preserve">World Wide </w:delText>
        </w:r>
      </w:del>
      <w:r w:rsidR="00D73A2F">
        <w:t xml:space="preserve">Web </w:t>
      </w:r>
      <w:sdt>
        <w:sdtPr>
          <w:id w:val="-1292820868"/>
          <w:citation/>
        </w:sdtPr>
        <w:sdtContent>
          <w:r w:rsidR="00D73A2F">
            <w:fldChar w:fldCharType="begin"/>
          </w:r>
          <w:r w:rsidR="00CF5AB1">
            <w:instrText xml:space="preserve">CITATION Wik152 \l 2070 </w:instrText>
          </w:r>
          <w:r w:rsidR="00D73A2F">
            <w:fldChar w:fldCharType="separate"/>
          </w:r>
          <w:r w:rsidR="00AE5C33">
            <w:rPr>
              <w:noProof/>
            </w:rPr>
            <w:t>(6)</w:t>
          </w:r>
          <w:r w:rsidR="00D73A2F">
            <w:fldChar w:fldCharType="end"/>
          </w:r>
        </w:sdtContent>
      </w:sdt>
      <w:r w:rsidR="00D73A2F" w:rsidRPr="00F05D97">
        <w:t>.</w:t>
      </w:r>
      <w:r w:rsidR="00D73A2F">
        <w:t xml:space="preserve"> </w:t>
      </w:r>
      <w:ins w:id="499" w:author="José Fonseca" w:date="2015-11-27T15:58:00Z">
        <w:r>
          <w:t xml:space="preserve">Há muitas outras linguagens de programação para a Web, tais como </w:t>
        </w:r>
      </w:ins>
      <w:ins w:id="500" w:author="José Fonseca" w:date="2015-11-27T15:59:00Z">
        <w:r w:rsidR="00884FCE">
          <w:t>ASP</w:t>
        </w:r>
      </w:ins>
      <w:ins w:id="501" w:author="José Fonseca" w:date="2015-11-27T15:58:00Z">
        <w:r>
          <w:t xml:space="preserve">.Net, </w:t>
        </w:r>
      </w:ins>
      <w:ins w:id="502" w:author="José Fonseca" w:date="2015-11-27T15:59:00Z">
        <w:r w:rsidR="00884FCE">
          <w:t xml:space="preserve">Java, </w:t>
        </w:r>
        <w:proofErr w:type="spellStart"/>
        <w:r w:rsidR="00884FCE">
          <w:t>Python</w:t>
        </w:r>
        <w:proofErr w:type="spellEnd"/>
        <w:r w:rsidR="00EF6748">
          <w:t>. No entanto</w:t>
        </w:r>
      </w:ins>
    </w:p>
    <w:p w14:paraId="762BB781" w14:textId="1B71F978" w:rsidR="00D73A2F" w:rsidRDefault="00D73A2F" w:rsidP="00257429">
      <w:del w:id="503" w:author="José Fonseca" w:date="2015-11-27T15:59:00Z">
        <w:r w:rsidDel="00EF6748">
          <w:delText>D</w:delText>
        </w:r>
      </w:del>
      <w:ins w:id="504" w:author="José Fonseca" w:date="2015-11-27T15:59:00Z">
        <w:r w:rsidR="00EF6748">
          <w:t xml:space="preserve"> d</w:t>
        </w:r>
      </w:ins>
      <w:r>
        <w:t>ecidiu-se utilizar o PHP pelas seguintes razões:</w:t>
      </w:r>
    </w:p>
    <w:p w14:paraId="062BC86D" w14:textId="77777777" w:rsidR="00D73A2F" w:rsidRDefault="00D73A2F" w:rsidP="00A71114">
      <w:pPr>
        <w:pStyle w:val="ListParagraph"/>
        <w:numPr>
          <w:ilvl w:val="0"/>
          <w:numId w:val="16"/>
        </w:numPr>
      </w:pPr>
      <w:r>
        <w:t xml:space="preserve">A experiência do autor nesta linguagem de programação. O autor teve várias disciplinas dedicadas à programação na internet, incluindo Programação em PHP. Graças a estas disciplinas, o autor conseguiu uma introdução à linguagem e ao seu funcionamento. </w:t>
      </w:r>
    </w:p>
    <w:p w14:paraId="58B4BB1D" w14:textId="77777777" w:rsidR="00D73A2F" w:rsidRDefault="00D73A2F" w:rsidP="00A71114">
      <w:pPr>
        <w:pStyle w:val="ListParagraph"/>
        <w:numPr>
          <w:ilvl w:val="0"/>
          <w:numId w:val="16"/>
        </w:numPr>
      </w:pPr>
      <w:commentRangeStart w:id="505"/>
      <w:r>
        <w:t xml:space="preserve">A vontade do autor de aprender mais sobre as linguagens de programação para a </w:t>
      </w:r>
      <w:proofErr w:type="spellStart"/>
      <w:r>
        <w:t>web</w:t>
      </w:r>
      <w:proofErr w:type="spellEnd"/>
      <w:r>
        <w:t>. A internet tornou-se, ao longo dos anos, numa grande potência mundial, pelo que ao estudar estas linguagens de programação, o autor está a adquirir capacidades para entrar neste mundo de oportunidades e negócios.</w:t>
      </w:r>
      <w:commentRangeEnd w:id="505"/>
      <w:r w:rsidR="003468C0">
        <w:rPr>
          <w:rStyle w:val="CommentReference"/>
        </w:rPr>
        <w:commentReference w:id="505"/>
      </w:r>
    </w:p>
    <w:p w14:paraId="287B263F" w14:textId="0B80FAEB" w:rsidR="00D73A2F" w:rsidRPr="00F05D97" w:rsidRDefault="00D73A2F" w:rsidP="00A71114">
      <w:pPr>
        <w:pStyle w:val="ListParagraph"/>
        <w:numPr>
          <w:ilvl w:val="0"/>
          <w:numId w:val="16"/>
        </w:numPr>
      </w:pPr>
      <w:r>
        <w:t xml:space="preserve">A enorme quantidade de informação </w:t>
      </w:r>
      <w:r w:rsidR="00B256E2">
        <w:t>atualizada</w:t>
      </w:r>
      <w:r>
        <w:t xml:space="preserve"> que existe sobre </w:t>
      </w:r>
      <w:ins w:id="506" w:author="José Fonseca" w:date="2015-11-27T15:57:00Z">
        <w:r w:rsidR="003468C0">
          <w:t>est</w:t>
        </w:r>
      </w:ins>
      <w:r>
        <w:t>a linguagem. Sendo uma linguagem bastante conhecida e utilizada, PHP está constantemente a ser discutido e desenvolvido. Consequentemente, conseguimos encontrar bastante informação em livros, artigos e em documentação oficial em como trabalhar e utilizar a linguagem efetivamente.</w:t>
      </w:r>
    </w:p>
    <w:p w14:paraId="17770925" w14:textId="77777777" w:rsidR="00D73A2F" w:rsidRDefault="00D73A2F" w:rsidP="00257429">
      <w:pPr>
        <w:pStyle w:val="Heading3"/>
      </w:pPr>
      <w:bookmarkStart w:id="507" w:name="_Toc434846653"/>
      <w:bookmarkStart w:id="508" w:name="_Toc435806827"/>
      <w:proofErr w:type="spellStart"/>
      <w:r>
        <w:t>Javascript</w:t>
      </w:r>
      <w:bookmarkEnd w:id="507"/>
      <w:bookmarkEnd w:id="508"/>
      <w:proofErr w:type="spellEnd"/>
    </w:p>
    <w:p w14:paraId="4CA68424" w14:textId="693046CC" w:rsidR="00D73A2F" w:rsidRDefault="00D73A2F" w:rsidP="00257429">
      <w:proofErr w:type="spellStart"/>
      <w:r>
        <w:t>Javascript</w:t>
      </w:r>
      <w:proofErr w:type="spellEnd"/>
      <w:r>
        <w:t xml:space="preserve"> é considerada uma das três linguagens essenciais para </w:t>
      </w:r>
      <w:ins w:id="509" w:author="José Fonseca" w:date="2015-11-27T16:01:00Z">
        <w:r w:rsidR="00A52A47">
          <w:t>o desenvolvimento na</w:t>
        </w:r>
      </w:ins>
      <w:del w:id="510" w:author="José Fonseca" w:date="2015-11-27T16:01:00Z">
        <w:r w:rsidDel="00A52A47">
          <w:delText>a</w:delText>
        </w:r>
      </w:del>
      <w:r>
        <w:t xml:space="preserve"> </w:t>
      </w:r>
      <w:del w:id="511" w:author="José Fonseca" w:date="2015-11-27T16:01:00Z">
        <w:r w:rsidDel="00A52A47">
          <w:delText xml:space="preserve">programação </w:delText>
        </w:r>
      </w:del>
      <w:proofErr w:type="spellStart"/>
      <w:r>
        <w:t>web</w:t>
      </w:r>
      <w:proofErr w:type="spellEnd"/>
      <w:r>
        <w:t xml:space="preserve"> (sendo as outras duas </w:t>
      </w:r>
      <w:commentRangeStart w:id="512"/>
      <w:r>
        <w:t xml:space="preserve">HTML </w:t>
      </w:r>
      <w:commentRangeEnd w:id="512"/>
      <w:r w:rsidR="00A52A47">
        <w:rPr>
          <w:rStyle w:val="CommentReference"/>
        </w:rPr>
        <w:commentReference w:id="512"/>
      </w:r>
      <w:r>
        <w:t xml:space="preserve">e CSS). </w:t>
      </w:r>
      <w:proofErr w:type="spellStart"/>
      <w:r>
        <w:t>Javascript</w:t>
      </w:r>
      <w:proofErr w:type="spellEnd"/>
      <w:r>
        <w:t xml:space="preserve"> é a principal linguagem responsável pelo comportamento das páginas </w:t>
      </w:r>
      <w:proofErr w:type="spellStart"/>
      <w:r>
        <w:t>web</w:t>
      </w:r>
      <w:proofErr w:type="spellEnd"/>
      <w:r>
        <w:t xml:space="preserve">, sendo capaz de tornar as páginas </w:t>
      </w:r>
      <w:proofErr w:type="spellStart"/>
      <w:r>
        <w:t>web</w:t>
      </w:r>
      <w:proofErr w:type="spellEnd"/>
      <w:r>
        <w:t xml:space="preserve"> </w:t>
      </w:r>
      <w:r w:rsidR="00B256E2">
        <w:t>dinâmicas</w:t>
      </w:r>
      <w:r>
        <w:t xml:space="preserve"> e interativas para o utilizador.</w:t>
      </w:r>
      <w:r w:rsidRPr="00152648">
        <w:t xml:space="preserve"> </w:t>
      </w:r>
    </w:p>
    <w:p w14:paraId="2B283FA8" w14:textId="25DC6095" w:rsidR="00D73A2F" w:rsidRDefault="00D73A2F" w:rsidP="00257429">
      <w:r>
        <w:lastRenderedPageBreak/>
        <w:t xml:space="preserve">Tendo em conta que parte dos objetivos desta aplicação </w:t>
      </w:r>
      <w:ins w:id="513" w:author="José Fonseca" w:date="2015-11-27T16:02:00Z">
        <w:r w:rsidR="007E3B2D">
          <w:t xml:space="preserve">tem a ver com </w:t>
        </w:r>
      </w:ins>
      <w:del w:id="514" w:author="José Fonseca" w:date="2015-11-27T16:02:00Z">
        <w:r w:rsidDel="007E3B2D">
          <w:delText xml:space="preserve">é </w:delText>
        </w:r>
      </w:del>
      <w:r>
        <w:t>a eficiência do interface e a rapidez de resposta por parte da aplicação (</w:t>
      </w:r>
      <w:del w:id="515" w:author="José Fonseca" w:date="2015-11-27T16:03:00Z">
        <w:r w:rsidDel="007E3B2D">
          <w:delText xml:space="preserve">Pontos </w:delText>
        </w:r>
      </w:del>
      <w:ins w:id="516" w:author="José Fonseca" w:date="2015-11-27T16:03:00Z">
        <w:r w:rsidR="007E3B2D">
          <w:t xml:space="preserve">pontos </w:t>
        </w:r>
      </w:ins>
      <w:r>
        <w:t xml:space="preserve">12 e 13 da secção 1.2), conseguimos concluir que </w:t>
      </w:r>
      <w:proofErr w:type="spellStart"/>
      <w:r>
        <w:t>Javascript</w:t>
      </w:r>
      <w:proofErr w:type="spellEnd"/>
      <w:r>
        <w:t xml:space="preserve"> é uma ferramenta </w:t>
      </w:r>
      <w:del w:id="517" w:author="José Fonseca" w:date="2015-11-27T16:03:00Z">
        <w:r w:rsidDel="007E3B2D">
          <w:delText xml:space="preserve">ideal </w:delText>
        </w:r>
      </w:del>
      <w:proofErr w:type="spellStart"/>
      <w:ins w:id="518" w:author="José Fonseca" w:date="2015-11-27T16:03:00Z">
        <w:r w:rsidR="007E3B2D">
          <w:t>fucral</w:t>
        </w:r>
        <w:proofErr w:type="spellEnd"/>
        <w:r w:rsidR="007E3B2D">
          <w:t xml:space="preserve"> </w:t>
        </w:r>
      </w:ins>
      <w:r>
        <w:t xml:space="preserve">para </w:t>
      </w:r>
      <w:ins w:id="519" w:author="José Fonseca" w:date="2015-11-27T16:03:00Z">
        <w:r w:rsidR="007E3B2D">
          <w:t xml:space="preserve">o </w:t>
        </w:r>
      </w:ins>
      <w:del w:id="520" w:author="José Fonseca" w:date="2015-11-27T16:03:00Z">
        <w:r w:rsidDel="007E3B2D">
          <w:delText xml:space="preserve">desenvolver </w:delText>
        </w:r>
      </w:del>
      <w:ins w:id="521" w:author="José Fonseca" w:date="2015-11-27T16:03:00Z">
        <w:r w:rsidR="007E3B2D">
          <w:t>desenvolvimento d</w:t>
        </w:r>
      </w:ins>
      <w:r>
        <w:t xml:space="preserve">esta aplicação. Adicionalmente, sendo uma das linguagens mais conhecidas para programação, além de continuar em constante desenvolvimento, também se consegue encontrar </w:t>
      </w:r>
      <w:ins w:id="522" w:author="José Fonseca" w:date="2015-11-27T16:03:00Z">
        <w:r w:rsidR="007E3B2D">
          <w:t xml:space="preserve">com facilidade </w:t>
        </w:r>
      </w:ins>
      <w:r>
        <w:t>muita informação, exemplos, boas práticas e tutoriais sobre ela.</w:t>
      </w:r>
    </w:p>
    <w:p w14:paraId="421EDD0F" w14:textId="77777777" w:rsidR="00D73A2F" w:rsidRPr="00D73A2F" w:rsidRDefault="00D73A2F" w:rsidP="00257429">
      <w:pPr>
        <w:pStyle w:val="Heading3"/>
      </w:pPr>
      <w:bookmarkStart w:id="523" w:name="_Toc434846654"/>
      <w:bookmarkStart w:id="524" w:name="_Toc435806828"/>
      <w:r>
        <w:t>AJAX</w:t>
      </w:r>
      <w:bookmarkEnd w:id="523"/>
      <w:bookmarkEnd w:id="524"/>
    </w:p>
    <w:p w14:paraId="351357CD" w14:textId="7C18E8EF" w:rsidR="00D73A2F" w:rsidRDefault="001E2191" w:rsidP="00257429">
      <w:ins w:id="525" w:author="José Fonseca" w:date="2015-11-27T16:04:00Z">
        <w:r>
          <w:t xml:space="preserve">O </w:t>
        </w:r>
      </w:ins>
      <w:r w:rsidR="00D73A2F" w:rsidRPr="002830AF">
        <w:t>AJAX (</w:t>
      </w:r>
      <w:proofErr w:type="spellStart"/>
      <w:r w:rsidR="00D73A2F" w:rsidRPr="002830AF">
        <w:t>Asynchronous</w:t>
      </w:r>
      <w:proofErr w:type="spellEnd"/>
      <w:r w:rsidR="00D73A2F" w:rsidRPr="002830AF">
        <w:t xml:space="preserve"> </w:t>
      </w:r>
      <w:proofErr w:type="spellStart"/>
      <w:r w:rsidR="00D73A2F" w:rsidRPr="002830AF">
        <w:t>JavaScript</w:t>
      </w:r>
      <w:proofErr w:type="spellEnd"/>
      <w:r w:rsidR="00D73A2F" w:rsidRPr="002830AF">
        <w:t xml:space="preserve"> </w:t>
      </w:r>
      <w:proofErr w:type="spellStart"/>
      <w:r w:rsidR="00D73A2F" w:rsidRPr="002830AF">
        <w:t>and</w:t>
      </w:r>
      <w:proofErr w:type="spellEnd"/>
      <w:r w:rsidR="00D73A2F" w:rsidRPr="002830AF">
        <w:t xml:space="preserve"> XML) não é u</w:t>
      </w:r>
      <w:r w:rsidR="00D73A2F">
        <w:t xml:space="preserve">ma ferramenta de programação, mas sim uma técnica, que utiliza as tecnologias </w:t>
      </w:r>
      <w:proofErr w:type="spellStart"/>
      <w:r w:rsidR="00D73A2F">
        <w:t>Javascript</w:t>
      </w:r>
      <w:proofErr w:type="spellEnd"/>
      <w:r w:rsidR="00D73A2F">
        <w:t xml:space="preserve"> e XML, para criar páginas </w:t>
      </w:r>
      <w:proofErr w:type="spellStart"/>
      <w:r w:rsidR="00D73A2F">
        <w:t>web</w:t>
      </w:r>
      <w:proofErr w:type="spellEnd"/>
      <w:r w:rsidR="00D73A2F">
        <w:t xml:space="preserve"> dinâmicas</w:t>
      </w:r>
      <w:ins w:id="526" w:author="José Fonseca" w:date="2015-11-27T16:04:00Z">
        <w:r>
          <w:t>, assemelhando-se a aplicações Desktop</w:t>
        </w:r>
      </w:ins>
      <w:r w:rsidR="00D73A2F">
        <w:t>.</w:t>
      </w:r>
    </w:p>
    <w:p w14:paraId="421C14A9" w14:textId="49844126" w:rsidR="00D73A2F" w:rsidRDefault="00D73A2F" w:rsidP="00257429">
      <w:r>
        <w:t xml:space="preserve">Ao contrário das páginas </w:t>
      </w:r>
      <w:proofErr w:type="spellStart"/>
      <w:r>
        <w:t>web</w:t>
      </w:r>
      <w:proofErr w:type="spellEnd"/>
      <w:r>
        <w:t xml:space="preserve"> clássicas, </w:t>
      </w:r>
      <w:ins w:id="527" w:author="José Fonseca" w:date="2015-11-27T16:04:00Z">
        <w:r w:rsidR="001E2191">
          <w:t xml:space="preserve">o </w:t>
        </w:r>
      </w:ins>
      <w:r>
        <w:t xml:space="preserve">AJAX permite </w:t>
      </w:r>
      <w:ins w:id="528" w:author="José Fonseca" w:date="2015-11-27T16:04:00Z">
        <w:r w:rsidR="001E2191">
          <w:t xml:space="preserve">que as </w:t>
        </w:r>
      </w:ins>
      <w:r>
        <w:t xml:space="preserve">páginas </w:t>
      </w:r>
      <w:proofErr w:type="spellStart"/>
      <w:r>
        <w:t>web</w:t>
      </w:r>
      <w:proofErr w:type="spellEnd"/>
      <w:r>
        <w:t xml:space="preserve"> </w:t>
      </w:r>
      <w:del w:id="529" w:author="José Fonseca" w:date="2015-11-27T16:04:00Z">
        <w:r w:rsidDel="001E2191">
          <w:delText xml:space="preserve">serem </w:delText>
        </w:r>
      </w:del>
      <w:ins w:id="530" w:author="José Fonseca" w:date="2015-11-27T16:04:00Z">
        <w:r w:rsidR="001E2191">
          <w:t xml:space="preserve">sejam </w:t>
        </w:r>
      </w:ins>
      <w:r>
        <w:t xml:space="preserve">carregadas assincronamente, trocando </w:t>
      </w:r>
      <w:ins w:id="531" w:author="José Fonseca" w:date="2015-11-27T16:04:00Z">
        <w:r w:rsidR="001E2191">
          <w:t xml:space="preserve">apenas </w:t>
        </w:r>
      </w:ins>
      <w:r>
        <w:t>pequenas porções de dados entre o servidor, sem que a página seja completamente recarregada</w:t>
      </w:r>
      <w:sdt>
        <w:sdtPr>
          <w:id w:val="-1724747834"/>
          <w:citation/>
        </w:sdtPr>
        <w:sdtContent>
          <w:r>
            <w:fldChar w:fldCharType="begin"/>
          </w:r>
          <w:r>
            <w:instrText xml:space="preserve">CITATION W3S15 \l 2070 </w:instrText>
          </w:r>
          <w:r>
            <w:fldChar w:fldCharType="separate"/>
          </w:r>
          <w:r w:rsidR="00AE5C33">
            <w:rPr>
              <w:noProof/>
            </w:rPr>
            <w:t xml:space="preserve"> (7)</w:t>
          </w:r>
          <w:r>
            <w:fldChar w:fldCharType="end"/>
          </w:r>
        </w:sdtContent>
      </w:sdt>
      <w:r>
        <w:t xml:space="preserve">. Deste modo, consegue-se melhorar a interação do utilizador com a aplicação </w:t>
      </w:r>
      <w:ins w:id="532" w:author="José Fonseca" w:date="2015-11-27T16:05:00Z">
        <w:r w:rsidR="001E2191">
          <w:t xml:space="preserve">(maior velocidade de resposta e menos redesenho da página) </w:t>
        </w:r>
      </w:ins>
      <w:r>
        <w:t>ao trocar só a informação necessária entre o servidor e o cliente.</w:t>
      </w:r>
    </w:p>
    <w:p w14:paraId="4A517248" w14:textId="0AD42A78" w:rsidR="00D73A2F" w:rsidRDefault="001E2191" w:rsidP="00257429">
      <w:ins w:id="533" w:author="José Fonseca" w:date="2015-11-27T16:05:00Z">
        <w:r>
          <w:t xml:space="preserve">Este processo de troca de informações ocorre da seguinte maneira: </w:t>
        </w:r>
      </w:ins>
      <w:del w:id="534" w:author="José Fonseca" w:date="2015-11-27T16:06:00Z">
        <w:r w:rsidR="00D73A2F" w:rsidDel="001E2191">
          <w:delText>Q</w:delText>
        </w:r>
      </w:del>
      <w:ins w:id="535" w:author="José Fonseca" w:date="2015-11-27T16:06:00Z">
        <w:r>
          <w:t>q</w:t>
        </w:r>
      </w:ins>
      <w:r w:rsidR="00D73A2F">
        <w:t xml:space="preserve">uando um evento especificado pelo programador ocorre, é criado um objeto </w:t>
      </w:r>
      <w:proofErr w:type="spellStart"/>
      <w:r w:rsidR="00D73A2F">
        <w:t>XMLHttpRequest</w:t>
      </w:r>
      <w:proofErr w:type="spellEnd"/>
      <w:r w:rsidR="00D73A2F">
        <w:t xml:space="preserve"> que é enviado para o servidor. Seguidamente, o servidor processa o pedido e envia os dados processados de volta para o navegador. Finalmente, estes dados são processados p</w:t>
      </w:r>
      <w:ins w:id="536" w:author="José Fonseca" w:date="2015-11-27T16:06:00Z">
        <w:r>
          <w:t>elo</w:t>
        </w:r>
      </w:ins>
      <w:del w:id="537" w:author="José Fonseca" w:date="2015-11-27T16:06:00Z">
        <w:r w:rsidR="00D73A2F" w:rsidDel="001E2191">
          <w:delText>or</w:delText>
        </w:r>
      </w:del>
      <w:r w:rsidR="00D73A2F">
        <w:t xml:space="preserve"> </w:t>
      </w:r>
      <w:proofErr w:type="spellStart"/>
      <w:r w:rsidR="00D73A2F">
        <w:t>Javascript</w:t>
      </w:r>
      <w:proofErr w:type="spellEnd"/>
      <w:r w:rsidR="00D73A2F">
        <w:t xml:space="preserve">, que </w:t>
      </w:r>
      <w:ins w:id="538" w:author="José Fonseca" w:date="2015-11-27T16:06:00Z">
        <w:r>
          <w:t xml:space="preserve">só </w:t>
        </w:r>
      </w:ins>
      <w:r w:rsidR="00D73A2F">
        <w:t xml:space="preserve">atualiza o conteúdo </w:t>
      </w:r>
      <w:ins w:id="539" w:author="José Fonseca" w:date="2015-11-27T16:06:00Z">
        <w:r>
          <w:t xml:space="preserve">específico </w:t>
        </w:r>
      </w:ins>
      <w:r w:rsidR="00D73A2F">
        <w:t xml:space="preserve">da página </w:t>
      </w:r>
      <w:proofErr w:type="spellStart"/>
      <w:r w:rsidR="00D73A2F">
        <w:t>web</w:t>
      </w:r>
      <w:proofErr w:type="spellEnd"/>
      <w:r w:rsidR="00D73A2F">
        <w:t>.</w:t>
      </w:r>
    </w:p>
    <w:p w14:paraId="319A1AA9" w14:textId="7F1730C5" w:rsidR="00D73A2F" w:rsidRDefault="001E2191" w:rsidP="00257429">
      <w:ins w:id="540" w:author="José Fonseca" w:date="2015-11-27T16:06:00Z">
        <w:r>
          <w:t xml:space="preserve">O </w:t>
        </w:r>
      </w:ins>
      <w:r w:rsidR="00D73A2F">
        <w:t xml:space="preserve">AJAX torna-se numa solução para aumentar a performance e resposta entre o cliente e o servidor, </w:t>
      </w:r>
      <w:ins w:id="541" w:author="José Fonseca" w:date="2015-11-27T16:07:00Z">
        <w:r>
          <w:t xml:space="preserve">pelo que </w:t>
        </w:r>
      </w:ins>
      <w:del w:id="542" w:author="José Fonseca" w:date="2015-11-27T16:07:00Z">
        <w:r w:rsidR="00D73A2F" w:rsidDel="001E2191">
          <w:delText xml:space="preserve">enviado só os dados necessários de modo a atualizar os conteúdos essenciais da página. Tendo em conta estes pontos, </w:delText>
        </w:r>
      </w:del>
      <w:r w:rsidR="00D73A2F">
        <w:t xml:space="preserve">a interação do cliente com a aplicação será </w:t>
      </w:r>
      <w:del w:id="543" w:author="José Fonseca" w:date="2015-11-27T16:08:00Z">
        <w:r w:rsidR="00D73A2F" w:rsidDel="001E2191">
          <w:delText xml:space="preserve">toda </w:delText>
        </w:r>
      </w:del>
      <w:r w:rsidR="00D73A2F">
        <w:t>programada em AJAX.</w:t>
      </w:r>
    </w:p>
    <w:p w14:paraId="7FFD8B73" w14:textId="77777777" w:rsidR="00D73A2F" w:rsidRDefault="00D73A2F" w:rsidP="00257429">
      <w:pPr>
        <w:pStyle w:val="Heading3"/>
      </w:pPr>
      <w:bookmarkStart w:id="544" w:name="_Toc434846655"/>
      <w:bookmarkStart w:id="545" w:name="_Toc435806829"/>
      <w:proofErr w:type="spellStart"/>
      <w:r>
        <w:t>MySQL</w:t>
      </w:r>
      <w:bookmarkEnd w:id="544"/>
      <w:bookmarkEnd w:id="545"/>
      <w:proofErr w:type="spellEnd"/>
    </w:p>
    <w:p w14:paraId="3CDBB49C" w14:textId="72EB9CF9" w:rsidR="00D73A2F" w:rsidRDefault="00D73A2F" w:rsidP="00257429">
      <w:r>
        <w:t xml:space="preserve">O </w:t>
      </w:r>
      <w:proofErr w:type="spellStart"/>
      <w:r w:rsidRPr="00B81128">
        <w:rPr>
          <w:bCs/>
        </w:rPr>
        <w:t>MySQL</w:t>
      </w:r>
      <w:proofErr w:type="spellEnd"/>
      <w:r w:rsidRPr="00B81128">
        <w:t xml:space="preserve"> </w:t>
      </w:r>
      <w:r>
        <w:t xml:space="preserve">é um </w:t>
      </w:r>
      <w:r w:rsidRPr="00B81128">
        <w:t>sistema de ge</w:t>
      </w:r>
      <w:r>
        <w:t xml:space="preserve">stão </w:t>
      </w:r>
      <w:r w:rsidRPr="00B81128">
        <w:t>de b</w:t>
      </w:r>
      <w:r>
        <w:t>ase</w:t>
      </w:r>
      <w:r w:rsidRPr="00B81128">
        <w:t xml:space="preserve"> de dados</w:t>
      </w:r>
      <w:r>
        <w:t xml:space="preserve"> (</w:t>
      </w:r>
      <w:r w:rsidRPr="00B81128">
        <w:t>SGBD</w:t>
      </w:r>
      <w:r>
        <w:t>)</w:t>
      </w:r>
      <w:del w:id="546" w:author="José Fonseca" w:date="2015-11-27T16:08:00Z">
        <w:r w:rsidDel="001375FF">
          <w:delText>,</w:delText>
        </w:r>
      </w:del>
      <w:r>
        <w:t xml:space="preserve"> que utiliza a linguagem </w:t>
      </w:r>
      <w:r w:rsidRPr="00B81128">
        <w:t>SQL</w:t>
      </w:r>
      <w:r>
        <w:t xml:space="preserve"> (Linguagem de Consulta Estruturada, do </w:t>
      </w:r>
      <w:r w:rsidRPr="00B81128">
        <w:t>inglês</w:t>
      </w:r>
      <w:r>
        <w:t xml:space="preserve"> </w:t>
      </w:r>
      <w:proofErr w:type="spellStart"/>
      <w:r w:rsidRPr="004002F0">
        <w:rPr>
          <w:iCs/>
        </w:rPr>
        <w:t>Structured</w:t>
      </w:r>
      <w:proofErr w:type="spellEnd"/>
      <w:r w:rsidRPr="004002F0">
        <w:rPr>
          <w:iCs/>
        </w:rPr>
        <w:t xml:space="preserve"> </w:t>
      </w:r>
      <w:proofErr w:type="spellStart"/>
      <w:r w:rsidRPr="004002F0">
        <w:rPr>
          <w:iCs/>
        </w:rPr>
        <w:t>Query</w:t>
      </w:r>
      <w:proofErr w:type="spellEnd"/>
      <w:r w:rsidRPr="004002F0">
        <w:rPr>
          <w:iCs/>
        </w:rPr>
        <w:t xml:space="preserve"> </w:t>
      </w:r>
      <w:proofErr w:type="spellStart"/>
      <w:r w:rsidRPr="004002F0">
        <w:rPr>
          <w:iCs/>
        </w:rPr>
        <w:t>Language</w:t>
      </w:r>
      <w:proofErr w:type="spellEnd"/>
      <w:r>
        <w:t>) como interface</w:t>
      </w:r>
      <w:ins w:id="547" w:author="José Fonseca" w:date="2015-11-27T16:08:00Z">
        <w:r w:rsidR="006149E2">
          <w:t xml:space="preserve"> </w:t>
        </w:r>
      </w:ins>
      <w:ins w:id="548" w:author="José Fonseca" w:date="2015-11-27T16:09:00Z">
        <w:r w:rsidR="00165A2C">
          <w:t xml:space="preserve">standard </w:t>
        </w:r>
      </w:ins>
      <w:ins w:id="549" w:author="José Fonseca" w:date="2015-11-27T16:08:00Z">
        <w:r w:rsidR="006149E2">
          <w:t>de acesso aos dados</w:t>
        </w:r>
      </w:ins>
      <w:r>
        <w:t xml:space="preserve">. </w:t>
      </w:r>
      <w:ins w:id="550" w:author="José Fonseca" w:date="2015-11-27T16:15:00Z">
        <w:r w:rsidR="009D08E9">
          <w:t>É gratuito, p</w:t>
        </w:r>
      </w:ins>
      <w:ins w:id="551" w:author="José Fonseca" w:date="2015-11-27T16:13:00Z">
        <w:r w:rsidR="009D08E9">
          <w:t>ossui facilidades para certas operações Web</w:t>
        </w:r>
      </w:ins>
      <w:ins w:id="552" w:author="José Fonseca" w:date="2015-11-27T16:14:00Z">
        <w:r w:rsidR="009D08E9">
          <w:t>,</w:t>
        </w:r>
      </w:ins>
      <w:ins w:id="553" w:author="José Fonseca" w:date="2015-11-27T16:13:00Z">
        <w:r w:rsidR="009D08E9">
          <w:t xml:space="preserve"> como seja a paginação dos resultados das consultas</w:t>
        </w:r>
      </w:ins>
      <w:ins w:id="554" w:author="José Fonseca" w:date="2015-11-27T16:14:00Z">
        <w:r w:rsidR="009D08E9">
          <w:t>,</w:t>
        </w:r>
      </w:ins>
      <w:ins w:id="555" w:author="José Fonseca" w:date="2015-11-27T16:13:00Z">
        <w:r w:rsidR="009D08E9">
          <w:t xml:space="preserve"> e </w:t>
        </w:r>
      </w:ins>
      <w:ins w:id="556" w:author="José Fonseca" w:date="2015-11-27T16:14:00Z">
        <w:r w:rsidR="009D08E9">
          <w:t>é</w:t>
        </w:r>
      </w:ins>
      <w:del w:id="557" w:author="José Fonseca" w:date="2015-11-27T16:14:00Z">
        <w:r w:rsidDel="009D08E9">
          <w:delText>É</w:delText>
        </w:r>
      </w:del>
      <w:r>
        <w:t xml:space="preserve"> atualmente </w:t>
      </w:r>
      <w:del w:id="558" w:author="José Fonseca" w:date="2015-11-27T16:13:00Z">
        <w:r w:rsidDel="009D08E9">
          <w:delText xml:space="preserve">um dos </w:delText>
        </w:r>
      </w:del>
      <w:ins w:id="559" w:author="José Fonseca" w:date="2015-11-27T16:13:00Z">
        <w:r w:rsidR="009D08E9">
          <w:t xml:space="preserve">a </w:t>
        </w:r>
      </w:ins>
      <w:del w:id="560" w:author="José Fonseca" w:date="2015-11-27T16:08:00Z">
        <w:r w:rsidDel="006149E2">
          <w:delText xml:space="preserve">bancos </w:delText>
        </w:r>
      </w:del>
      <w:ins w:id="561" w:author="José Fonseca" w:date="2015-11-27T16:08:00Z">
        <w:r w:rsidR="006149E2">
          <w:t>base</w:t>
        </w:r>
        <w:r w:rsidR="009D08E9">
          <w:t xml:space="preserve"> </w:t>
        </w:r>
      </w:ins>
      <w:r>
        <w:t>de dados mais popular</w:t>
      </w:r>
      <w:ins w:id="562" w:author="José Fonseca" w:date="2015-11-27T16:13:00Z">
        <w:r w:rsidR="009D08E9">
          <w:t xml:space="preserve"> nas aplicações Web</w:t>
        </w:r>
      </w:ins>
      <w:del w:id="563" w:author="José Fonseca" w:date="2015-11-27T16:13:00Z">
        <w:r w:rsidDel="009D08E9">
          <w:delText>es</w:delText>
        </w:r>
      </w:del>
      <w:r>
        <w:t xml:space="preserve">, com mais de 10 milhões de instalações pelo mundo </w:t>
      </w:r>
      <w:sdt>
        <w:sdtPr>
          <w:id w:val="1962687781"/>
          <w:citation/>
        </w:sdtPr>
        <w:sdtContent>
          <w:r>
            <w:fldChar w:fldCharType="begin"/>
          </w:r>
          <w:r w:rsidR="00CF5AB1">
            <w:instrText xml:space="preserve">CITATION Wik153 \l 2070 </w:instrText>
          </w:r>
          <w:r>
            <w:fldChar w:fldCharType="separate"/>
          </w:r>
          <w:r w:rsidR="00AE5C33">
            <w:rPr>
              <w:noProof/>
            </w:rPr>
            <w:t>(8)</w:t>
          </w:r>
          <w:r>
            <w:fldChar w:fldCharType="end"/>
          </w:r>
        </w:sdtContent>
      </w:sdt>
      <w:r>
        <w:t>.</w:t>
      </w:r>
    </w:p>
    <w:p w14:paraId="53ACABFF" w14:textId="64D5F5F1" w:rsidR="00D73A2F" w:rsidRDefault="00D73A2F" w:rsidP="00257429">
      <w:r>
        <w:t xml:space="preserve">Para além do seu grande desempenho e estabilidade, </w:t>
      </w:r>
      <w:ins w:id="564" w:author="José Fonseca" w:date="2015-11-27T16:09:00Z">
        <w:r w:rsidR="00236DE7">
          <w:t xml:space="preserve">o </w:t>
        </w:r>
      </w:ins>
      <w:proofErr w:type="spellStart"/>
      <w:r>
        <w:t>MySQL</w:t>
      </w:r>
      <w:proofErr w:type="spellEnd"/>
      <w:r>
        <w:t xml:space="preserve"> tem grande compatibilidade com </w:t>
      </w:r>
      <w:ins w:id="565" w:author="José Fonseca" w:date="2015-11-27T16:10:00Z">
        <w:r w:rsidR="00773F95">
          <w:t xml:space="preserve">o </w:t>
        </w:r>
      </w:ins>
      <w:r>
        <w:t xml:space="preserve">PHP, tendo este um módulo de interface próprio. Este módulo de interface, contendo funções </w:t>
      </w:r>
      <w:ins w:id="566" w:author="José Fonseca" w:date="2015-11-27T16:10:00Z">
        <w:r w:rsidR="00773F95">
          <w:t xml:space="preserve">nativas </w:t>
        </w:r>
      </w:ins>
      <w:r>
        <w:t xml:space="preserve">preparadas </w:t>
      </w:r>
      <w:ins w:id="567" w:author="José Fonseca" w:date="2015-11-27T16:10:00Z">
        <w:r w:rsidR="00773F95">
          <w:t xml:space="preserve">de raiz </w:t>
        </w:r>
      </w:ins>
      <w:r>
        <w:t xml:space="preserve">para lidar com conexões de base de dados e manipulação de dados, </w:t>
      </w:r>
      <w:ins w:id="568" w:author="José Fonseca" w:date="2015-11-27T16:10:00Z">
        <w:r w:rsidR="00773F95">
          <w:t xml:space="preserve">tem-se mantido </w:t>
        </w:r>
      </w:ins>
      <w:ins w:id="569" w:author="José Fonseca" w:date="2015-11-27T16:11:00Z">
        <w:r w:rsidR="00773F95">
          <w:t xml:space="preserve">regularmente </w:t>
        </w:r>
      </w:ins>
      <w:del w:id="570" w:author="José Fonseca" w:date="2015-11-27T16:10:00Z">
        <w:r w:rsidDel="00773F95">
          <w:delText xml:space="preserve">mantêm-se </w:delText>
        </w:r>
      </w:del>
      <w:r>
        <w:t>atualizado e testado</w:t>
      </w:r>
      <w:del w:id="571" w:author="José Fonseca" w:date="2015-11-27T16:11:00Z">
        <w:r w:rsidDel="00773F95">
          <w:delText xml:space="preserve"> até hoje</w:delText>
        </w:r>
      </w:del>
      <w:r>
        <w:t xml:space="preserve">. </w:t>
      </w:r>
      <w:ins w:id="572" w:author="José Fonseca" w:date="2015-11-27T16:11:00Z">
        <w:r w:rsidR="00773F95">
          <w:t xml:space="preserve">Isto </w:t>
        </w:r>
      </w:ins>
      <w:del w:id="573" w:author="José Fonseca" w:date="2015-11-27T16:11:00Z">
        <w:r w:rsidDel="00773F95">
          <w:delText xml:space="preserve">Não </w:delText>
        </w:r>
      </w:del>
      <w:ins w:id="574" w:author="José Fonseca" w:date="2015-11-27T16:11:00Z">
        <w:r w:rsidR="00773F95">
          <w:t xml:space="preserve">não </w:t>
        </w:r>
      </w:ins>
      <w:r>
        <w:t xml:space="preserve">só </w:t>
      </w:r>
      <w:del w:id="575" w:author="José Fonseca" w:date="2015-11-27T16:11:00Z">
        <w:r w:rsidDel="00773F95">
          <w:delText xml:space="preserve">isto </w:delText>
        </w:r>
      </w:del>
      <w:r>
        <w:t xml:space="preserve">garante um nível de segurança mais alto comparando a outros </w:t>
      </w:r>
      <w:proofErr w:type="spellStart"/>
      <w:r>
        <w:t>SGBDs</w:t>
      </w:r>
      <w:proofErr w:type="spellEnd"/>
      <w:r>
        <w:t xml:space="preserve">, mas também </w:t>
      </w:r>
      <w:ins w:id="576" w:author="José Fonseca" w:date="2015-11-27T16:11:00Z">
        <w:r w:rsidR="00773F95">
          <w:t xml:space="preserve">uma </w:t>
        </w:r>
      </w:ins>
      <w:r>
        <w:t>maior eficácia a programar</w:t>
      </w:r>
      <w:ins w:id="577" w:author="José Fonseca" w:date="2015-11-27T16:12:00Z">
        <w:r w:rsidR="00773F95">
          <w:t xml:space="preserve">, para além do acesso a uma grande </w:t>
        </w:r>
      </w:ins>
      <w:del w:id="578" w:author="José Fonseca" w:date="2015-11-27T16:12:00Z">
        <w:r w:rsidDel="00773F95">
          <w:delText xml:space="preserve"> e maior acesso e </w:delText>
        </w:r>
      </w:del>
      <w:r>
        <w:t>quantidade de documentação disponível.</w:t>
      </w:r>
    </w:p>
    <w:p w14:paraId="224F41FC" w14:textId="0E1EF3CA" w:rsidR="00D73A2F" w:rsidRDefault="00D73A2F" w:rsidP="00257429">
      <w:r>
        <w:lastRenderedPageBreak/>
        <w:t xml:space="preserve">Todos os pontos anteriormente referidos, levaram ao autor escolher </w:t>
      </w:r>
      <w:proofErr w:type="spellStart"/>
      <w:r>
        <w:t>MySQL</w:t>
      </w:r>
      <w:proofErr w:type="spellEnd"/>
      <w:r>
        <w:t xml:space="preserve"> em relação às outras </w:t>
      </w:r>
      <w:proofErr w:type="spellStart"/>
      <w:r>
        <w:t>SGBDs</w:t>
      </w:r>
      <w:proofErr w:type="spellEnd"/>
      <w:r>
        <w:t xml:space="preserve"> </w:t>
      </w:r>
      <w:ins w:id="579" w:author="José Fonseca" w:date="2015-11-27T16:15:00Z">
        <w:r w:rsidR="009D08E9">
          <w:t xml:space="preserve">gratuitos </w:t>
        </w:r>
      </w:ins>
      <w:r>
        <w:t>disponíveis</w:t>
      </w:r>
      <w:ins w:id="580" w:author="José Fonseca" w:date="2015-11-27T16:14:00Z">
        <w:r w:rsidR="00CB52F2">
          <w:t>, como seja</w:t>
        </w:r>
        <w:r w:rsidR="009D08E9">
          <w:t xml:space="preserve"> o </w:t>
        </w:r>
        <w:proofErr w:type="spellStart"/>
        <w:r w:rsidR="009D08E9">
          <w:t>PostgreSQL</w:t>
        </w:r>
      </w:ins>
      <w:proofErr w:type="spellEnd"/>
      <w:r>
        <w:t>.</w:t>
      </w:r>
    </w:p>
    <w:p w14:paraId="55A32D0C" w14:textId="77777777" w:rsidR="00D73A2F" w:rsidRDefault="00EB3624" w:rsidP="00257429">
      <w:pPr>
        <w:pStyle w:val="Heading3"/>
      </w:pPr>
      <w:bookmarkStart w:id="581" w:name="_Toc434846656"/>
      <w:bookmarkStart w:id="582" w:name="_Toc435806830"/>
      <w:proofErr w:type="spellStart"/>
      <w:r>
        <w:t>GitHub</w:t>
      </w:r>
      <w:bookmarkEnd w:id="581"/>
      <w:bookmarkEnd w:id="582"/>
      <w:proofErr w:type="spellEnd"/>
    </w:p>
    <w:p w14:paraId="700410A7" w14:textId="619782AB" w:rsidR="00CC27C2" w:rsidRDefault="00522565" w:rsidP="00257429">
      <w:ins w:id="583" w:author="José Fonseca" w:date="2015-11-27T16:17:00Z">
        <w:r>
          <w:t xml:space="preserve">O </w:t>
        </w:r>
      </w:ins>
      <w:proofErr w:type="spellStart"/>
      <w:r w:rsidR="00E31923">
        <w:t>GitHub</w:t>
      </w:r>
      <w:proofErr w:type="spellEnd"/>
      <w:r w:rsidR="00E31923">
        <w:t xml:space="preserve"> é</w:t>
      </w:r>
      <w:r w:rsidR="000A5F92">
        <w:t xml:space="preserve"> u</w:t>
      </w:r>
      <w:r w:rsidR="00B256E2">
        <w:t xml:space="preserve">m repositório </w:t>
      </w:r>
      <w:proofErr w:type="spellStart"/>
      <w:r w:rsidR="00B256E2">
        <w:t>web</w:t>
      </w:r>
      <w:proofErr w:type="spellEnd"/>
      <w:r w:rsidR="00B256E2">
        <w:t xml:space="preserve"> </w:t>
      </w:r>
      <w:proofErr w:type="spellStart"/>
      <w:r w:rsidR="00B256E2">
        <w:t>Git</w:t>
      </w:r>
      <w:proofErr w:type="spellEnd"/>
      <w:r w:rsidR="00B256E2">
        <w:t xml:space="preserve"> que oferec</w:t>
      </w:r>
      <w:r w:rsidR="000A5F92">
        <w:t xml:space="preserve">e controlo de </w:t>
      </w:r>
      <w:del w:id="584" w:author="José Fonseca" w:date="2015-11-27T16:17:00Z">
        <w:r w:rsidR="000A5F92" w:rsidDel="00522565">
          <w:delText xml:space="preserve">revisão </w:delText>
        </w:r>
      </w:del>
      <w:ins w:id="585" w:author="José Fonseca" w:date="2015-11-27T16:17:00Z">
        <w:r>
          <w:t xml:space="preserve">revisões </w:t>
        </w:r>
      </w:ins>
      <w:del w:id="586" w:author="José Fonseca" w:date="2015-11-27T16:17:00Z">
        <w:r w:rsidR="000A5F92" w:rsidDel="00522565">
          <w:delText xml:space="preserve">distribuída </w:delText>
        </w:r>
      </w:del>
      <w:ins w:id="587" w:author="José Fonseca" w:date="2015-11-27T16:17:00Z">
        <w:r>
          <w:t xml:space="preserve">distribuído </w:t>
        </w:r>
      </w:ins>
      <w:r w:rsidR="000A5F92">
        <w:t xml:space="preserve">e a funcionalidade de gestão de código-fonte do </w:t>
      </w:r>
      <w:proofErr w:type="spellStart"/>
      <w:r w:rsidR="000A2EB8">
        <w:t>G</w:t>
      </w:r>
      <w:r w:rsidR="000A5F92">
        <w:t>it</w:t>
      </w:r>
      <w:proofErr w:type="spellEnd"/>
      <w:r w:rsidR="000A2EB8">
        <w:t xml:space="preserve">, com as suas próprias funcionalidades. As funções da plataforma </w:t>
      </w:r>
      <w:proofErr w:type="spellStart"/>
      <w:r w:rsidR="000A2EB8">
        <w:t>GitHub</w:t>
      </w:r>
      <w:proofErr w:type="spellEnd"/>
      <w:r w:rsidR="000A2EB8">
        <w:t xml:space="preserve">, as aplicações </w:t>
      </w:r>
      <w:del w:id="588" w:author="José Fonseca" w:date="2015-11-27T16:17:00Z">
        <w:r w:rsidR="000A2EB8" w:rsidDel="00522565">
          <w:delText>desktop</w:delText>
        </w:r>
      </w:del>
      <w:ins w:id="589" w:author="José Fonseca" w:date="2015-11-27T16:17:00Z">
        <w:r>
          <w:t>Desktop</w:t>
        </w:r>
      </w:ins>
      <w:del w:id="590" w:author="José Fonseca" w:date="2015-11-27T16:18:00Z">
        <w:r w:rsidR="000A2EB8" w:rsidDel="00B01522">
          <w:delText>,</w:delText>
        </w:r>
      </w:del>
      <w:r w:rsidR="000A2EB8">
        <w:t xml:space="preserve"> e o </w:t>
      </w:r>
      <w:proofErr w:type="spellStart"/>
      <w:r w:rsidR="000A2EB8">
        <w:t>GitHub</w:t>
      </w:r>
      <w:proofErr w:type="spellEnd"/>
      <w:r w:rsidR="000A2EB8">
        <w:t xml:space="preserve"> </w:t>
      </w:r>
      <w:proofErr w:type="spellStart"/>
      <w:r w:rsidR="000A2EB8">
        <w:t>Enterpri</w:t>
      </w:r>
      <w:ins w:id="591" w:author="José Fonseca" w:date="2015-11-27T16:17:00Z">
        <w:r>
          <w:t>s</w:t>
        </w:r>
      </w:ins>
      <w:del w:id="592" w:author="José Fonseca" w:date="2015-11-27T16:17:00Z">
        <w:r w:rsidR="000A2EB8" w:rsidDel="00522565">
          <w:delText>z</w:delText>
        </w:r>
      </w:del>
      <w:r w:rsidR="000A2EB8">
        <w:t>e</w:t>
      </w:r>
      <w:proofErr w:type="spellEnd"/>
      <w:r w:rsidR="000A2EB8">
        <w:t xml:space="preserve"> torna</w:t>
      </w:r>
      <w:ins w:id="593" w:author="José Fonseca" w:date="2015-11-27T16:18:00Z">
        <w:r w:rsidR="00B01522">
          <w:t xml:space="preserve">m a tarefa de </w:t>
        </w:r>
      </w:ins>
      <w:r w:rsidR="000A2EB8">
        <w:t xml:space="preserve"> escrever código muito mais fácil para indivíduos e equipas</w:t>
      </w:r>
      <w:sdt>
        <w:sdtPr>
          <w:id w:val="1006329409"/>
          <w:citation/>
        </w:sdtPr>
        <w:sdtContent>
          <w:r w:rsidR="000A2EB8">
            <w:fldChar w:fldCharType="begin"/>
          </w:r>
          <w:r w:rsidR="000A2EB8">
            <w:instrText xml:space="preserve"> CITATION Git15 \l 2070 </w:instrText>
          </w:r>
          <w:r w:rsidR="000A2EB8">
            <w:fldChar w:fldCharType="separate"/>
          </w:r>
          <w:r w:rsidR="00AE5C33">
            <w:rPr>
              <w:noProof/>
            </w:rPr>
            <w:t xml:space="preserve"> (9)</w:t>
          </w:r>
          <w:r w:rsidR="000A2EB8">
            <w:fldChar w:fldCharType="end"/>
          </w:r>
        </w:sdtContent>
      </w:sdt>
      <w:r w:rsidR="000A2EB8">
        <w:t xml:space="preserve">. </w:t>
      </w:r>
    </w:p>
    <w:p w14:paraId="66FFDB10" w14:textId="3E0AB9C4" w:rsidR="00546D86" w:rsidRDefault="00546D86" w:rsidP="00257429">
      <w:r>
        <w:t xml:space="preserve">O </w:t>
      </w:r>
      <w:proofErr w:type="spellStart"/>
      <w:r>
        <w:t>GitHub</w:t>
      </w:r>
      <w:proofErr w:type="spellEnd"/>
      <w:r>
        <w:t xml:space="preserve"> vai ser utilizado como gestor de versões e como backup </w:t>
      </w:r>
      <w:ins w:id="594" w:author="José Fonseca" w:date="2015-11-27T16:18:00Z">
        <w:r w:rsidR="00B01522">
          <w:t>da</w:t>
        </w:r>
      </w:ins>
      <w:del w:id="595" w:author="José Fonseca" w:date="2015-11-27T16:18:00Z">
        <w:r w:rsidDel="00B01522">
          <w:delText>à</w:delText>
        </w:r>
      </w:del>
      <w:r>
        <w:t xml:space="preserve"> aplicação em desenvolvimento. </w:t>
      </w:r>
      <w:r w:rsidR="001B11B6">
        <w:t xml:space="preserve">O </w:t>
      </w:r>
      <w:proofErr w:type="spellStart"/>
      <w:r w:rsidR="001B11B6">
        <w:t>GitHub</w:t>
      </w:r>
      <w:proofErr w:type="spellEnd"/>
      <w:r w:rsidR="001B11B6">
        <w:t xml:space="preserve"> foi escolhido pelo autor pela sua experiência com a aplicação e pela simplicidade que o </w:t>
      </w:r>
      <w:proofErr w:type="spellStart"/>
      <w:r w:rsidR="001B11B6">
        <w:t>GitHub</w:t>
      </w:r>
      <w:proofErr w:type="spellEnd"/>
      <w:r w:rsidR="001B11B6">
        <w:t xml:space="preserve"> oferece</w:t>
      </w:r>
      <w:ins w:id="596" w:author="José Fonseca" w:date="2015-11-27T16:18:00Z">
        <w:r w:rsidR="00B01522">
          <w:t>, apesar de haver outras soluções, como seja o SVN</w:t>
        </w:r>
      </w:ins>
      <w:r w:rsidR="001B11B6">
        <w:t>.</w:t>
      </w:r>
    </w:p>
    <w:p w14:paraId="0083F385" w14:textId="77777777" w:rsidR="001B11B6" w:rsidRDefault="001B11B6" w:rsidP="00257429">
      <w:r>
        <w:br w:type="page"/>
      </w:r>
    </w:p>
    <w:p w14:paraId="6121EEB6" w14:textId="77777777" w:rsidR="00C90493" w:rsidRDefault="00C90493" w:rsidP="00FC0FDD">
      <w:pPr>
        <w:pStyle w:val="Heading2"/>
      </w:pPr>
      <w:bookmarkStart w:id="597" w:name="_Toc434846657"/>
      <w:bookmarkStart w:id="598" w:name="_Toc435806831"/>
      <w:commentRangeStart w:id="599"/>
      <w:r>
        <w:lastRenderedPageBreak/>
        <w:t>Diagrama de hiera</w:t>
      </w:r>
      <w:r w:rsidR="00B256E2">
        <w:t>r</w:t>
      </w:r>
      <w:r>
        <w:t>quia</w:t>
      </w:r>
      <w:bookmarkEnd w:id="597"/>
      <w:bookmarkEnd w:id="598"/>
      <w:commentRangeEnd w:id="599"/>
      <w:r w:rsidR="00FC7C36">
        <w:rPr>
          <w:rStyle w:val="CommentReference"/>
          <w:color w:val="auto"/>
        </w:rPr>
        <w:commentReference w:id="599"/>
      </w:r>
    </w:p>
    <w:p w14:paraId="6DCF9B33" w14:textId="77777777" w:rsidR="00C90493" w:rsidRDefault="00C90493" w:rsidP="00257429">
      <w:r>
        <w:t>O seguinte diagrama apresenta a hiera</w:t>
      </w:r>
      <w:r w:rsidR="00B256E2">
        <w:t>r</w:t>
      </w:r>
      <w:r>
        <w:t xml:space="preserve">quia dos vários interfaces de cada página. </w:t>
      </w:r>
      <w:r w:rsidR="006961A2">
        <w:t>Ao iniciar a aplicação, o utilizador terá acesso à página inicial</w:t>
      </w:r>
      <w:r w:rsidR="00AC531E">
        <w:t xml:space="preserve">. A partir desta, o utilizador pode entrar na página de </w:t>
      </w:r>
      <w:commentRangeStart w:id="600"/>
      <w:proofErr w:type="spellStart"/>
      <w:r w:rsidR="00AC531E">
        <w:t>login</w:t>
      </w:r>
      <w:proofErr w:type="spellEnd"/>
      <w:r w:rsidR="00AC531E">
        <w:t xml:space="preserve"> </w:t>
      </w:r>
      <w:commentRangeEnd w:id="600"/>
      <w:r w:rsidR="009C1E21">
        <w:rPr>
          <w:rStyle w:val="CommentReference"/>
        </w:rPr>
        <w:commentReference w:id="600"/>
      </w:r>
      <w:r w:rsidR="00AC531E">
        <w:t>que lhe d</w:t>
      </w:r>
      <w:r w:rsidR="00B256E2">
        <w:t xml:space="preserve">ará acesso, depois do </w:t>
      </w:r>
      <w:proofErr w:type="spellStart"/>
      <w:r w:rsidR="00B256E2">
        <w:t>login</w:t>
      </w:r>
      <w:proofErr w:type="spellEnd"/>
      <w:r w:rsidR="00B256E2">
        <w:t xml:space="preserve"> efe</w:t>
      </w:r>
      <w:r w:rsidR="00AC531E">
        <w:t>tuado corretamente, a uma rede de páginas que lhe dará uma série de funcionalidades e interfaces para manipular e visualizar o mapa de boleias.</w:t>
      </w:r>
    </w:p>
    <w:p w14:paraId="5081EC16" w14:textId="77777777" w:rsidR="00AC531E" w:rsidRDefault="00AC531E" w:rsidP="00257429">
      <w:r>
        <w:rPr>
          <w:noProof/>
          <w:lang w:val="en-US"/>
        </w:rPr>
        <w:drawing>
          <wp:inline distT="0" distB="0" distL="0" distR="0" wp14:anchorId="703F212D" wp14:editId="40E8AF7D">
            <wp:extent cx="5400040" cy="2535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ieratic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EBE0" w14:textId="77777777" w:rsidR="00F85B0A" w:rsidRDefault="00F85B0A" w:rsidP="00F85B0A">
      <w:pPr>
        <w:pStyle w:val="Caption"/>
      </w:pPr>
      <w:bookmarkStart w:id="601" w:name="_Toc435778844"/>
      <w:r>
        <w:t xml:space="preserve">Figura </w:t>
      </w:r>
      <w:fldSimple w:instr=" SEQ Figura \* ARABIC ">
        <w:r w:rsidR="00B27109">
          <w:rPr>
            <w:noProof/>
          </w:rPr>
          <w:t>9</w:t>
        </w:r>
      </w:fldSimple>
      <w:r>
        <w:t xml:space="preserve"> - Diagrama de </w:t>
      </w:r>
      <w:commentRangeStart w:id="602"/>
      <w:proofErr w:type="spellStart"/>
      <w:r>
        <w:t>Hiar</w:t>
      </w:r>
      <w:r w:rsidR="00D713D5">
        <w:t>ar</w:t>
      </w:r>
      <w:r>
        <w:t>q</w:t>
      </w:r>
      <w:r w:rsidR="00F928BA">
        <w:t>uia</w:t>
      </w:r>
      <w:bookmarkEnd w:id="601"/>
      <w:commentRangeEnd w:id="602"/>
      <w:proofErr w:type="spellEnd"/>
      <w:r w:rsidR="009C1E21">
        <w:rPr>
          <w:rStyle w:val="CommentReference"/>
          <w:b w:val="0"/>
          <w:bCs w:val="0"/>
          <w:color w:val="auto"/>
        </w:rPr>
        <w:commentReference w:id="602"/>
      </w:r>
      <w:r w:rsidR="00F928BA">
        <w:t xml:space="preserve"> </w:t>
      </w:r>
    </w:p>
    <w:p w14:paraId="0C47A8B9" w14:textId="77777777" w:rsidR="0027326F" w:rsidRDefault="0027326F">
      <w:pPr>
        <w:spacing w:line="276" w:lineRule="auto"/>
        <w:jc w:val="left"/>
      </w:pPr>
      <w:r>
        <w:br w:type="page"/>
      </w:r>
    </w:p>
    <w:p w14:paraId="34208B76" w14:textId="77777777" w:rsidR="00B81128" w:rsidRDefault="00C02870" w:rsidP="007D0A68">
      <w:pPr>
        <w:pStyle w:val="Heading2"/>
      </w:pPr>
      <w:bookmarkStart w:id="603" w:name="_Toc434846658"/>
      <w:bookmarkStart w:id="604" w:name="_Toc435806832"/>
      <w:r>
        <w:lastRenderedPageBreak/>
        <w:t>Análise e imp</w:t>
      </w:r>
      <w:r w:rsidR="00FC0FDD">
        <w:t>l</w:t>
      </w:r>
      <w:r>
        <w:t>ementação</w:t>
      </w:r>
      <w:bookmarkEnd w:id="603"/>
      <w:bookmarkEnd w:id="604"/>
    </w:p>
    <w:p w14:paraId="5F9307EE" w14:textId="77777777" w:rsidR="007C2C02" w:rsidRPr="007C2C02" w:rsidRDefault="00C02870" w:rsidP="007C2C02">
      <w:r>
        <w:t>Durante a análise e implementação da aplicação, foram superados vá</w:t>
      </w:r>
      <w:r w:rsidR="00B256E2">
        <w:t>rios desafios, dos quais se destac</w:t>
      </w:r>
      <w:r>
        <w:t>am dois. Esta secção será utilizada para apresentar e descrever os pontos principais destes desafios e as respetivas soluções.</w:t>
      </w:r>
    </w:p>
    <w:p w14:paraId="26A41C0A" w14:textId="77777777" w:rsidR="000C5578" w:rsidRDefault="00990670" w:rsidP="00257429">
      <w:pPr>
        <w:pStyle w:val="Heading3"/>
      </w:pPr>
      <w:bookmarkStart w:id="605" w:name="_Toc434846659"/>
      <w:bookmarkStart w:id="606" w:name="_Toc435806833"/>
      <w:r>
        <w:t>Visualização dos registos de boleias num único mapa de boleias</w:t>
      </w:r>
      <w:bookmarkEnd w:id="605"/>
      <w:bookmarkEnd w:id="606"/>
    </w:p>
    <w:p w14:paraId="00D478AA" w14:textId="77777777" w:rsidR="001F5A35" w:rsidRDefault="00990670" w:rsidP="00257429">
      <w:r>
        <w:t>Problema</w:t>
      </w:r>
      <w:r w:rsidR="001F5A35">
        <w:t xml:space="preserve"> – Visualização gráfica e intuitiva do mapa das boleias</w:t>
      </w:r>
      <w:r w:rsidR="00A93860">
        <w:t>:</w:t>
      </w:r>
    </w:p>
    <w:p w14:paraId="7225BABE" w14:textId="23538F3C" w:rsidR="00864522" w:rsidRDefault="00990670" w:rsidP="00257429">
      <w:r>
        <w:t>Existem registos de boleias com data, hora inicial, hora final e o</w:t>
      </w:r>
      <w:r w:rsidR="0027326F">
        <w:t xml:space="preserve">utros dados associados a elas. </w:t>
      </w:r>
      <w:r>
        <w:t>A aplicação tem de conseguir ler os registos das boleias para um determinado período de tempo (neste caso, vamos considerar uma semana) e colocá-los de forma organizada</w:t>
      </w:r>
      <w:ins w:id="607" w:author="José Fonseca" w:date="2015-11-27T17:28:00Z">
        <w:r w:rsidR="009C1E21">
          <w:t xml:space="preserve"> numa única página Web</w:t>
        </w:r>
      </w:ins>
      <w:r>
        <w:t xml:space="preserve">, de modo a que o utilizador </w:t>
      </w:r>
      <w:r w:rsidR="007A6F6C">
        <w:t>consiga, facilmente, identificar as boleias existentes. Os pontos mais exigentes neste desafio são:</w:t>
      </w:r>
    </w:p>
    <w:p w14:paraId="2C79F294" w14:textId="77777777" w:rsidR="00C90CF4" w:rsidRDefault="00C90CF4" w:rsidP="00A71114">
      <w:pPr>
        <w:pStyle w:val="ListParagraph"/>
        <w:numPr>
          <w:ilvl w:val="0"/>
          <w:numId w:val="27"/>
        </w:numPr>
      </w:pPr>
      <w:r>
        <w:t>A criação de um mapa intuitivo utiliz</w:t>
      </w:r>
      <w:r w:rsidR="007D015C">
        <w:t>ando elementos e estrutura HTML.</w:t>
      </w:r>
    </w:p>
    <w:p w14:paraId="5D5BD7D4" w14:textId="77777777" w:rsidR="007A6F6C" w:rsidRDefault="005D58DF" w:rsidP="00A71114">
      <w:pPr>
        <w:pStyle w:val="ListParagraph"/>
        <w:numPr>
          <w:ilvl w:val="0"/>
          <w:numId w:val="27"/>
        </w:numPr>
      </w:pPr>
      <w:r>
        <w:t>Posição e tamanho da boleia no mapa consoante a sua data, hora inicial e hora final.</w:t>
      </w:r>
    </w:p>
    <w:p w14:paraId="2773C578" w14:textId="77777777" w:rsidR="008D13F5" w:rsidRDefault="008D13F5" w:rsidP="00A71114">
      <w:pPr>
        <w:pStyle w:val="ListParagraph"/>
        <w:numPr>
          <w:ilvl w:val="0"/>
          <w:numId w:val="27"/>
        </w:numPr>
      </w:pPr>
      <w:r>
        <w:t>A adaptação</w:t>
      </w:r>
      <w:r w:rsidR="00182FB0">
        <w:t xml:space="preserve"> do mapa a </w:t>
      </w:r>
      <w:r>
        <w:t>boleias que par</w:t>
      </w:r>
      <w:r w:rsidR="00182FB0">
        <w:t>tilhem o mesmo período de tempo (boleias sobrepostas)</w:t>
      </w:r>
      <w:r>
        <w:t>.</w:t>
      </w:r>
    </w:p>
    <w:p w14:paraId="1F6B6430" w14:textId="77777777" w:rsidR="005D58DF" w:rsidRDefault="005D58DF" w:rsidP="00257429">
      <w:r>
        <w:t>Solução:</w:t>
      </w:r>
    </w:p>
    <w:p w14:paraId="75EF45DF" w14:textId="77777777" w:rsidR="005D58DF" w:rsidRDefault="006434F2" w:rsidP="00257429">
      <w:r>
        <w:t>Em resposta à criação de um mapa intuitivo utilizando elementos e estrutura HTML</w:t>
      </w:r>
      <w:r w:rsidR="005D58DF">
        <w:t xml:space="preserve"> </w:t>
      </w:r>
      <w:r>
        <w:t>(</w:t>
      </w:r>
      <w:r w:rsidR="007D015C">
        <w:t xml:space="preserve">ponto 1 do </w:t>
      </w:r>
      <w:r w:rsidR="00A93860">
        <w:t>problema</w:t>
      </w:r>
      <w:r>
        <w:t>)</w:t>
      </w:r>
      <w:r w:rsidR="00A93860">
        <w:t xml:space="preserve">, </w:t>
      </w:r>
      <w:r w:rsidR="005D58DF">
        <w:t>decidiu</w:t>
      </w:r>
      <w:r w:rsidR="00A93860">
        <w:t>-se</w:t>
      </w:r>
      <w:r w:rsidR="005D58DF">
        <w:t xml:space="preserve"> fazer um mapa de boleias com o aspeto visual de um horário semanal, ou seja, uma tabela em que as colunas indicam o dia da semana (segunda a sexta) e as linhas indicam as horas em intervalos de meia hora (</w:t>
      </w:r>
      <w:proofErr w:type="spellStart"/>
      <w:r w:rsidR="005D58DF">
        <w:t>ex</w:t>
      </w:r>
      <w:proofErr w:type="spellEnd"/>
      <w:r w:rsidR="005D58DF">
        <w:t>: 8:00-8:30).</w:t>
      </w:r>
      <w:r w:rsidR="00D97346">
        <w:t xml:space="preserve"> </w:t>
      </w:r>
      <w:r w:rsidR="00AC39CC">
        <w:t xml:space="preserve">A interface pode ser observada na </w:t>
      </w:r>
      <w:r w:rsidR="00AC39CC">
        <w:fldChar w:fldCharType="begin"/>
      </w:r>
      <w:r w:rsidR="00AC39CC">
        <w:instrText xml:space="preserve"> REF _Ref433621660 \h </w:instrText>
      </w:r>
      <w:r w:rsidR="00AC39CC">
        <w:fldChar w:fldCharType="separate"/>
      </w:r>
      <w:r w:rsidR="00B27109">
        <w:t xml:space="preserve">Figura </w:t>
      </w:r>
      <w:r w:rsidR="00B27109">
        <w:rPr>
          <w:noProof/>
        </w:rPr>
        <w:t>10</w:t>
      </w:r>
      <w:r w:rsidR="00AC39CC">
        <w:fldChar w:fldCharType="end"/>
      </w:r>
      <w:r w:rsidR="00AC39CC">
        <w:t xml:space="preserve">. </w:t>
      </w:r>
    </w:p>
    <w:p w14:paraId="7758844E" w14:textId="77777777" w:rsidR="004A202B" w:rsidRDefault="001C38A7" w:rsidP="00257429">
      <w:r>
        <w:rPr>
          <w:noProof/>
          <w:lang w:val="en-US"/>
        </w:rPr>
        <w:lastRenderedPageBreak/>
        <w:drawing>
          <wp:inline distT="0" distB="0" distL="0" distR="0" wp14:anchorId="39A116DE" wp14:editId="73F70EEC">
            <wp:extent cx="5400040" cy="2627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App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8DC3" w14:textId="68F2BBE2" w:rsidR="007E6174" w:rsidRDefault="001C38A7" w:rsidP="001C38A7">
      <w:pPr>
        <w:pStyle w:val="Caption"/>
      </w:pPr>
      <w:bookmarkStart w:id="608" w:name="_Ref433621660"/>
      <w:bookmarkStart w:id="609" w:name="_Toc435778845"/>
      <w:r>
        <w:t xml:space="preserve">Figura </w:t>
      </w:r>
      <w:fldSimple w:instr=" SEQ Figura \* ARABIC ">
        <w:r w:rsidR="00B27109">
          <w:rPr>
            <w:noProof/>
          </w:rPr>
          <w:t>10</w:t>
        </w:r>
      </w:fldSimple>
      <w:bookmarkEnd w:id="608"/>
      <w:r>
        <w:t xml:space="preserve"> - Interface da aplicação </w:t>
      </w:r>
      <w:proofErr w:type="spellStart"/>
      <w:ins w:id="610" w:author="José Fonseca" w:date="2015-11-27T17:29:00Z">
        <w:r w:rsidR="00FE4688">
          <w:t>C</w:t>
        </w:r>
      </w:ins>
      <w:del w:id="611" w:author="José Fonseca" w:date="2015-11-27T17:29:00Z">
        <w:r w:rsidDel="00FE4688">
          <w:delText>c</w:delText>
        </w:r>
      </w:del>
      <w:r>
        <w:t>ar</w:t>
      </w:r>
      <w:del w:id="612" w:author="José Fonseca" w:date="2015-11-27T17:29:00Z">
        <w:r w:rsidDel="00FE4688">
          <w:delText>p</w:delText>
        </w:r>
      </w:del>
      <w:ins w:id="613" w:author="José Fonseca" w:date="2015-11-27T17:29:00Z">
        <w:r w:rsidR="00FE4688">
          <w:t>P</w:t>
        </w:r>
      </w:ins>
      <w:r>
        <w:t>ooling</w:t>
      </w:r>
      <w:bookmarkEnd w:id="609"/>
      <w:proofErr w:type="spellEnd"/>
    </w:p>
    <w:p w14:paraId="23C33B32" w14:textId="7512BE8D" w:rsidR="008D13F5" w:rsidRDefault="00AC39CC" w:rsidP="00257429">
      <w:r>
        <w:t>Em termos de implementação</w:t>
      </w:r>
      <w:r w:rsidR="00C25E24">
        <w:t>,</w:t>
      </w:r>
      <w:r>
        <w:t xml:space="preserve"> há al</w:t>
      </w:r>
      <w:r w:rsidR="00B256E2">
        <w:t>g</w:t>
      </w:r>
      <w:r>
        <w:t xml:space="preserve">uns desafios para superar. </w:t>
      </w:r>
      <w:r w:rsidR="00D97346">
        <w:t xml:space="preserve">Para calcular a posição de cada boleia na estrutura HTML, temos de ter em conta que o HTML </w:t>
      </w:r>
      <w:r w:rsidR="00372564">
        <w:t xml:space="preserve">lê </w:t>
      </w:r>
      <w:r w:rsidR="00D97346">
        <w:t xml:space="preserve">as tabelas linha a linha, ou seja, ele </w:t>
      </w:r>
      <w:r w:rsidR="00372564">
        <w:t xml:space="preserve">lê </w:t>
      </w:r>
      <w:r w:rsidR="00182FB0">
        <w:t>cada célula</w:t>
      </w:r>
      <w:r w:rsidR="00D97346">
        <w:t xml:space="preserve"> da tabela (vamos chamar </w:t>
      </w:r>
      <w:del w:id="614" w:author="José Fonseca" w:date="2015-11-27T17:29:00Z">
        <w:r w:rsidR="00D97346" w:rsidDel="001E0DFC">
          <w:delText xml:space="preserve">de </w:delText>
        </w:r>
      </w:del>
      <w:r w:rsidR="00182FB0">
        <w:t>célula</w:t>
      </w:r>
      <w:r w:rsidR="00D97346">
        <w:t xml:space="preserve"> à junção de cada coluna com cada linha da tabela) da esquerda para a direita e de cima para baixo</w:t>
      </w:r>
      <w:r w:rsidR="00D7631C">
        <w:t xml:space="preserve">, como podemos ver na </w:t>
      </w:r>
      <w:del w:id="615" w:author="José Fonseca" w:date="2015-11-27T17:30:00Z">
        <w:r w:rsidR="00D7631C" w:rsidDel="001E0DFC">
          <w:delText>figura abaixo (</w:delText>
        </w:r>
      </w:del>
      <w:r w:rsidR="00D7631C">
        <w:fldChar w:fldCharType="begin"/>
      </w:r>
      <w:r w:rsidR="00D7631C">
        <w:instrText xml:space="preserve"> REF _Ref433634105 \h </w:instrText>
      </w:r>
      <w:r w:rsidR="00D7631C">
        <w:fldChar w:fldCharType="separate"/>
      </w:r>
      <w:r w:rsidR="00B27109">
        <w:t xml:space="preserve">Figura </w:t>
      </w:r>
      <w:r w:rsidR="00B27109">
        <w:rPr>
          <w:noProof/>
        </w:rPr>
        <w:t>11</w:t>
      </w:r>
      <w:r w:rsidR="00D7631C">
        <w:fldChar w:fldCharType="end"/>
      </w:r>
      <w:del w:id="616" w:author="José Fonseca" w:date="2015-11-27T17:30:00Z">
        <w:r w:rsidR="00D7631C" w:rsidDel="001E0DFC">
          <w:delText>)</w:delText>
        </w:r>
      </w:del>
      <w:r w:rsidR="00D97346">
        <w:t>. Isto é um ponto importante porque,</w:t>
      </w:r>
      <w:r w:rsidR="00425832">
        <w:t xml:space="preserve"> como</w:t>
      </w:r>
      <w:r w:rsidR="00D97346">
        <w:t xml:space="preserve"> </w:t>
      </w:r>
      <w:r w:rsidR="006434F2">
        <w:t>se decidiu</w:t>
      </w:r>
      <w:r w:rsidR="00425832">
        <w:t xml:space="preserve"> </w:t>
      </w:r>
      <w:r w:rsidR="00D97346">
        <w:t>colocar as horas em cada linha, significa que temos de averiguar a cada hora do horário se existem boleias</w:t>
      </w:r>
      <w:r w:rsidR="00372564">
        <w:t xml:space="preserve"> à medida que a tabela é lida</w:t>
      </w:r>
      <w:r w:rsidR="00D97346">
        <w:t>.</w:t>
      </w:r>
    </w:p>
    <w:p w14:paraId="13C2C056" w14:textId="77777777" w:rsidR="0087669E" w:rsidRDefault="00D7631C" w:rsidP="00257429">
      <w:r>
        <w:rPr>
          <w:noProof/>
          <w:lang w:val="en-US"/>
        </w:rPr>
        <w:drawing>
          <wp:inline distT="0" distB="0" distL="0" distR="0" wp14:anchorId="6804707D" wp14:editId="0D5C55E3">
            <wp:extent cx="5400040" cy="2077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E8C" w14:textId="77777777" w:rsidR="00D7631C" w:rsidRDefault="00D7631C" w:rsidP="00D7631C">
      <w:pPr>
        <w:pStyle w:val="Caption"/>
      </w:pPr>
      <w:bookmarkStart w:id="617" w:name="_Ref433634105"/>
      <w:bookmarkStart w:id="618" w:name="_Toc435778846"/>
      <w:r>
        <w:t xml:space="preserve">Figura </w:t>
      </w:r>
      <w:fldSimple w:instr=" SEQ Figura \* ARABIC ">
        <w:r w:rsidR="00B27109">
          <w:rPr>
            <w:noProof/>
          </w:rPr>
          <w:t>11</w:t>
        </w:r>
      </w:fldSimple>
      <w:bookmarkEnd w:id="617"/>
      <w:r>
        <w:t xml:space="preserve"> - Ordem de construção de tabelas pelo HTML</w:t>
      </w:r>
      <w:bookmarkEnd w:id="618"/>
    </w:p>
    <w:p w14:paraId="4EF2B964" w14:textId="57ECD1E0" w:rsidR="00372564" w:rsidRDefault="00372564" w:rsidP="00257429">
      <w:r>
        <w:t xml:space="preserve">Tendo isto em conta, para solucionar </w:t>
      </w:r>
      <w:r w:rsidR="006434F2">
        <w:t>a posição e tamanho da boleia no mapa consoante a sua data, hora inicial e hora final (</w:t>
      </w:r>
      <w:r w:rsidR="007D015C">
        <w:t xml:space="preserve">ponto 2 </w:t>
      </w:r>
      <w:r>
        <w:t>do problema</w:t>
      </w:r>
      <w:r w:rsidR="006434F2">
        <w:t>)</w:t>
      </w:r>
      <w:r>
        <w:t xml:space="preserve">, a aplicação vai </w:t>
      </w:r>
      <w:ins w:id="619" w:author="José Fonseca" w:date="2015-11-27T17:31:00Z">
        <w:r w:rsidR="001E0DFC">
          <w:t>seguir o seguinte algoritmo (</w:t>
        </w:r>
        <w:r w:rsidR="001E0DFC">
          <w:fldChar w:fldCharType="begin"/>
        </w:r>
        <w:r w:rsidR="001E0DFC">
          <w:instrText xml:space="preserve"> REF _Ref434228258 \h </w:instrText>
        </w:r>
        <w:r w:rsidR="001E0DFC">
          <w:fldChar w:fldCharType="separate"/>
        </w:r>
      </w:ins>
      <w:r w:rsidR="001E0DFC">
        <w:t xml:space="preserve">Figura </w:t>
      </w:r>
      <w:r w:rsidR="001E0DFC">
        <w:rPr>
          <w:noProof/>
        </w:rPr>
        <w:t>12</w:t>
      </w:r>
      <w:ins w:id="620" w:author="José Fonseca" w:date="2015-11-27T17:31:00Z">
        <w:r w:rsidR="001E0DFC">
          <w:fldChar w:fldCharType="end"/>
        </w:r>
        <w:r w:rsidR="001E0DFC">
          <w:t>). Começa</w:t>
        </w:r>
      </w:ins>
      <w:ins w:id="621" w:author="José Fonseca" w:date="2015-11-27T17:32:00Z">
        <w:r w:rsidR="008904F8">
          <w:t>-se</w:t>
        </w:r>
      </w:ins>
      <w:ins w:id="622" w:author="José Fonseca" w:date="2015-11-27T17:31:00Z">
        <w:r w:rsidR="001E0DFC">
          <w:t xml:space="preserve"> por </w:t>
        </w:r>
      </w:ins>
      <w:r>
        <w:t xml:space="preserve">fazer uma </w:t>
      </w:r>
      <w:r w:rsidR="006434F2">
        <w:t>consulta à base de dados</w:t>
      </w:r>
      <w:r>
        <w:t xml:space="preserve"> a cada </w:t>
      </w:r>
      <w:r w:rsidR="006434F2">
        <w:t xml:space="preserve">célula </w:t>
      </w:r>
      <w:r>
        <w:t>que ainda não esteja preenchid</w:t>
      </w:r>
      <w:ins w:id="623" w:author="José Fonseca" w:date="2015-11-27T17:30:00Z">
        <w:r w:rsidR="001E0DFC">
          <w:t>a</w:t>
        </w:r>
      </w:ins>
      <w:del w:id="624" w:author="José Fonseca" w:date="2015-11-27T17:30:00Z">
        <w:r w:rsidDel="001E0DFC">
          <w:delText>o</w:delText>
        </w:r>
      </w:del>
      <w:r>
        <w:t xml:space="preserve"> para averiguar se existem boleias </w:t>
      </w:r>
      <w:r w:rsidR="0000734B">
        <w:t xml:space="preserve">com a hora inicial </w:t>
      </w:r>
      <w:r>
        <w:t>e dia da semana</w:t>
      </w:r>
      <w:r w:rsidR="002240A7">
        <w:t xml:space="preserve"> correspondente</w:t>
      </w:r>
      <w:r w:rsidR="0000734B">
        <w:t xml:space="preserve"> a </w:t>
      </w:r>
      <w:r w:rsidR="00182FB0">
        <w:t>essa célula</w:t>
      </w:r>
      <w:r w:rsidR="00120C7C">
        <w:t xml:space="preserve"> (</w:t>
      </w:r>
      <w:r w:rsidR="00FD1D1F">
        <w:t>item</w:t>
      </w:r>
      <w:r w:rsidR="00120C7C">
        <w:t xml:space="preserve"> 1 da </w:t>
      </w:r>
      <w:r w:rsidR="00120C7C">
        <w:fldChar w:fldCharType="begin"/>
      </w:r>
      <w:r w:rsidR="00120C7C">
        <w:instrText xml:space="preserve"> REF _Ref434228258 \h </w:instrText>
      </w:r>
      <w:r w:rsidR="00120C7C">
        <w:fldChar w:fldCharType="separate"/>
      </w:r>
      <w:r w:rsidR="00B27109">
        <w:t xml:space="preserve">Figura </w:t>
      </w:r>
      <w:r w:rsidR="00B27109">
        <w:rPr>
          <w:noProof/>
        </w:rPr>
        <w:t>12</w:t>
      </w:r>
      <w:r w:rsidR="00120C7C">
        <w:fldChar w:fldCharType="end"/>
      </w:r>
      <w:r w:rsidR="00120C7C">
        <w:t>)</w:t>
      </w:r>
      <w:r>
        <w:t>.</w:t>
      </w:r>
      <w:r w:rsidR="00120C7C">
        <w:t xml:space="preserve"> No caso de existir, a aplica</w:t>
      </w:r>
      <w:r>
        <w:t xml:space="preserve">ção vai calcular </w:t>
      </w:r>
      <w:r w:rsidR="00182FB0">
        <w:t>o tamanho da cé</w:t>
      </w:r>
      <w:ins w:id="625" w:author="José Fonseca" w:date="2015-11-27T17:32:00Z">
        <w:r w:rsidR="008904F8">
          <w:t>l</w:t>
        </w:r>
      </w:ins>
      <w:r w:rsidR="00182FB0">
        <w:t>ula</w:t>
      </w:r>
      <w:r w:rsidR="0000734B">
        <w:t xml:space="preserve"> necessário para corresponder a boleia à sua hora final.</w:t>
      </w:r>
    </w:p>
    <w:p w14:paraId="50BF0493" w14:textId="77777777" w:rsidR="0000734B" w:rsidRDefault="0000734B" w:rsidP="00257429">
      <w:r>
        <w:lastRenderedPageBreak/>
        <w:t xml:space="preserve">No entanto, a solução anterior não consegue responder a boleias que partilhem o mesmo período de tempo porque, devido à estrutura HTML, não se consegue </w:t>
      </w:r>
      <w:r w:rsidR="00EA1A07">
        <w:t xml:space="preserve">nem </w:t>
      </w:r>
      <w:r w:rsidR="00182FB0">
        <w:t>dividir uma célula</w:t>
      </w:r>
      <w:r>
        <w:t xml:space="preserve"> de uma tabela HTML</w:t>
      </w:r>
      <w:r w:rsidR="00EA1A07">
        <w:t xml:space="preserve"> nem alinhar bo</w:t>
      </w:r>
      <w:r w:rsidR="00182FB0">
        <w:t>leias sobrepostas na mesma célula</w:t>
      </w:r>
      <w:r w:rsidR="00EA1A07">
        <w:t xml:space="preserve"> sem elementos adicionais. </w:t>
      </w:r>
      <w:r>
        <w:t xml:space="preserve"> </w:t>
      </w:r>
    </w:p>
    <w:p w14:paraId="4B1F4DAC" w14:textId="3F26AE28" w:rsidR="001C38A7" w:rsidRDefault="00EA1A07" w:rsidP="00257429">
      <w:r>
        <w:t xml:space="preserve">Para solucionar este problema, em referência </w:t>
      </w:r>
      <w:r w:rsidR="006434F2">
        <w:t>à adaptação do mapa a boleias sobrepostas (ponto 3</w:t>
      </w:r>
      <w:r w:rsidR="00F110A3">
        <w:t xml:space="preserve"> do problema</w:t>
      </w:r>
      <w:r w:rsidR="006434F2">
        <w:t>)</w:t>
      </w:r>
      <w:r>
        <w:t xml:space="preserve">, </w:t>
      </w:r>
      <w:r w:rsidR="00425832">
        <w:t xml:space="preserve">decidiu-se </w:t>
      </w:r>
      <w:r>
        <w:t xml:space="preserve">fazer </w:t>
      </w:r>
      <w:r w:rsidR="00182FB0">
        <w:t xml:space="preserve">uma </w:t>
      </w:r>
      <w:r w:rsidR="00F110A3">
        <w:t>consu</w:t>
      </w:r>
      <w:ins w:id="626" w:author="José Fonseca" w:date="2015-11-27T17:32:00Z">
        <w:r w:rsidR="008904F8">
          <w:t>l</w:t>
        </w:r>
      </w:ins>
      <w:r w:rsidR="00F110A3">
        <w:t xml:space="preserve">ta </w:t>
      </w:r>
      <w:ins w:id="627" w:author="José Fonseca" w:date="2015-11-27T17:32:00Z">
        <w:r w:rsidR="008904F8">
          <w:t xml:space="preserve">adicional </w:t>
        </w:r>
      </w:ins>
      <w:r w:rsidR="00F110A3">
        <w:t>à base de dados</w:t>
      </w:r>
      <w:r w:rsidR="00182FB0">
        <w:t xml:space="preserve"> </w:t>
      </w:r>
      <w:del w:id="628" w:author="José Fonseca" w:date="2015-11-27T17:32:00Z">
        <w:r w:rsidR="00182FB0" w:rsidDel="008904F8">
          <w:delText xml:space="preserve">adicional </w:delText>
        </w:r>
      </w:del>
      <w:r w:rsidR="00182FB0">
        <w:t>a cada célula</w:t>
      </w:r>
      <w:r>
        <w:t xml:space="preserve"> da tabela para descobrir se existem ele</w:t>
      </w:r>
      <w:r w:rsidR="00FF16EC">
        <w:t>mentos adicionais</w:t>
      </w:r>
      <w:r w:rsidR="00FD1D1F">
        <w:t xml:space="preserve"> (itens 2 e 3)</w:t>
      </w:r>
      <w:r w:rsidR="00FF16EC">
        <w:t>. Se esta</w:t>
      </w:r>
      <w:r w:rsidR="00F110A3">
        <w:t xml:space="preserve"> consulta</w:t>
      </w:r>
      <w:r>
        <w:t xml:space="preserve"> </w:t>
      </w:r>
      <w:r w:rsidR="00182FB0">
        <w:t>não devolver resultados, a célula é preenchida</w:t>
      </w:r>
      <w:r>
        <w:t xml:space="preserve"> normalmente sem elementos adicionados</w:t>
      </w:r>
      <w:r w:rsidR="00FD1D1F">
        <w:t xml:space="preserve"> (item 7)</w:t>
      </w:r>
      <w:r>
        <w:t>. Se devolver, será criada uma tab</w:t>
      </w:r>
      <w:r w:rsidR="00182FB0">
        <w:t>ela adicional dentro dessa célula</w:t>
      </w:r>
      <w:r w:rsidR="00FD1D1F">
        <w:t xml:space="preserve"> (item 5)</w:t>
      </w:r>
      <w:r>
        <w:t>. Esta tabela adicional terá uma coluna para cada boleia nesse período de tempo, em que cada boleia sobreposta será posicionada nessa coluna consoante a sua diferença de tempo em relação à hora inicial da bol</w:t>
      </w:r>
      <w:r w:rsidR="00F110A3">
        <w:t>eia encontrada na primeira consulta</w:t>
      </w:r>
      <w:r>
        <w:t>.</w:t>
      </w:r>
    </w:p>
    <w:p w14:paraId="0AF3AA43" w14:textId="77777777" w:rsidR="0087669E" w:rsidRDefault="00C20396" w:rsidP="00257429">
      <w:r>
        <w:rPr>
          <w:noProof/>
          <w:lang w:val="en-US"/>
        </w:rPr>
        <w:drawing>
          <wp:inline distT="0" distB="0" distL="0" distR="0" wp14:anchorId="2A579D37" wp14:editId="7E36FFD9">
            <wp:extent cx="5400040" cy="2186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7999" w14:textId="77777777" w:rsidR="001C38A7" w:rsidRDefault="00F110A3" w:rsidP="00F110A3">
      <w:pPr>
        <w:pStyle w:val="Caption"/>
      </w:pPr>
      <w:bookmarkStart w:id="629" w:name="_Ref434228258"/>
      <w:bookmarkStart w:id="630" w:name="_Ref434228252"/>
      <w:bookmarkStart w:id="631" w:name="_Toc435778847"/>
      <w:r>
        <w:t xml:space="preserve">Figura </w:t>
      </w:r>
      <w:fldSimple w:instr=" SEQ Figura \* ARABIC ">
        <w:r w:rsidR="00B27109">
          <w:rPr>
            <w:noProof/>
          </w:rPr>
          <w:t>12</w:t>
        </w:r>
      </w:fldSimple>
      <w:bookmarkEnd w:id="629"/>
      <w:r>
        <w:t xml:space="preserve"> - Fluxograma do algoritmo de leitura de boleias</w:t>
      </w:r>
      <w:bookmarkEnd w:id="630"/>
      <w:bookmarkEnd w:id="631"/>
      <w:r w:rsidR="001C38A7">
        <w:br w:type="page"/>
      </w:r>
    </w:p>
    <w:p w14:paraId="2560B155" w14:textId="77777777" w:rsidR="00EA1A07" w:rsidRDefault="00FA2857" w:rsidP="00257429">
      <w:pPr>
        <w:pStyle w:val="Heading3"/>
      </w:pPr>
      <w:bookmarkStart w:id="632" w:name="_Toc434846660"/>
      <w:bookmarkStart w:id="633" w:name="_Toc435806834"/>
      <w:r>
        <w:lastRenderedPageBreak/>
        <w:t xml:space="preserve">Interface e interação </w:t>
      </w:r>
      <w:r w:rsidR="003A3A5F">
        <w:t>eficiente da aplicação</w:t>
      </w:r>
      <w:bookmarkEnd w:id="632"/>
      <w:bookmarkEnd w:id="633"/>
    </w:p>
    <w:p w14:paraId="097FE00D" w14:textId="77777777" w:rsidR="00A713A3" w:rsidRDefault="003A3A5F" w:rsidP="00257429">
      <w:r>
        <w:t>Problema</w:t>
      </w:r>
      <w:r w:rsidR="0086069F">
        <w:t xml:space="preserve"> – Interação fácil e intuitiva com o mapa das boleias, nomeadamente nas operações mais comuns</w:t>
      </w:r>
      <w:r>
        <w:t xml:space="preserve">: </w:t>
      </w:r>
    </w:p>
    <w:p w14:paraId="09C301DB" w14:textId="77777777" w:rsidR="007D015C" w:rsidRDefault="003A3A5F" w:rsidP="00257429">
      <w:r>
        <w:t xml:space="preserve"> Um dos objetivos do trabalho proposto é desenvolver um interface para a aplicação que seja o mais eficiente possível</w:t>
      </w:r>
      <w:r w:rsidR="001676DF">
        <w:t>, de modo a que o utilizador consiga fazer um grande número de ações num curto espaço de tempo e sem esforço.</w:t>
      </w:r>
      <w:r>
        <w:t xml:space="preserve"> Isto significa que </w:t>
      </w:r>
      <w:r w:rsidR="007D015C">
        <w:t>a interface</w:t>
      </w:r>
      <w:r>
        <w:t xml:space="preserve"> tem de ser o mais simples </w:t>
      </w:r>
      <w:r w:rsidR="00FA75D8">
        <w:t>e automatizada</w:t>
      </w:r>
      <w:r w:rsidR="00A713A3">
        <w:t xml:space="preserve"> possível.</w:t>
      </w:r>
      <w:r w:rsidR="007D015C">
        <w:t xml:space="preserve"> Tendo em conta estes aspetos, podemos listar os pontos essenciais deste problema:</w:t>
      </w:r>
    </w:p>
    <w:p w14:paraId="192AEBB4" w14:textId="77777777" w:rsidR="00BA1D4E" w:rsidRDefault="0062095F" w:rsidP="00A71114">
      <w:pPr>
        <w:pStyle w:val="ListParagraph"/>
        <w:numPr>
          <w:ilvl w:val="0"/>
          <w:numId w:val="28"/>
        </w:numPr>
      </w:pPr>
      <w:r>
        <w:t xml:space="preserve">Tornar o processo de </w:t>
      </w:r>
      <w:r w:rsidR="00FA75D8">
        <w:t xml:space="preserve">inserir/eliminar/alterar/repetir </w:t>
      </w:r>
      <w:r>
        <w:t>boleias</w:t>
      </w:r>
      <w:r w:rsidR="00FA75D8">
        <w:t xml:space="preserve"> </w:t>
      </w:r>
      <w:r w:rsidR="0012502B">
        <w:t xml:space="preserve">e </w:t>
      </w:r>
      <w:r w:rsidR="00FA75D8">
        <w:t xml:space="preserve">inserir/retirar </w:t>
      </w:r>
      <w:r w:rsidR="0012502B">
        <w:t>passageiros</w:t>
      </w:r>
      <w:r>
        <w:t>, fácil e rápido</w:t>
      </w:r>
      <w:r w:rsidR="00051F8E">
        <w:t xml:space="preserve"> (</w:t>
      </w:r>
      <w:r w:rsidR="0080691B">
        <w:t xml:space="preserve">fazer ações </w:t>
      </w:r>
      <w:r w:rsidR="00051F8E">
        <w:t xml:space="preserve">com o menor número de </w:t>
      </w:r>
      <w:proofErr w:type="spellStart"/>
      <w:r w:rsidR="00051F8E">
        <w:t>clicks</w:t>
      </w:r>
      <w:proofErr w:type="spellEnd"/>
      <w:r w:rsidR="00051F8E">
        <w:t>)</w:t>
      </w:r>
      <w:r>
        <w:t>.</w:t>
      </w:r>
    </w:p>
    <w:p w14:paraId="1EA11443" w14:textId="77777777" w:rsidR="0062095F" w:rsidRDefault="0012502B" w:rsidP="00A71114">
      <w:pPr>
        <w:pStyle w:val="ListParagraph"/>
        <w:numPr>
          <w:ilvl w:val="0"/>
          <w:numId w:val="28"/>
        </w:numPr>
      </w:pPr>
      <w:r>
        <w:t xml:space="preserve">Tornar </w:t>
      </w:r>
      <w:r w:rsidR="00614099">
        <w:t>a</w:t>
      </w:r>
      <w:r>
        <w:t xml:space="preserve"> interface intuitiv</w:t>
      </w:r>
      <w:r w:rsidR="00614099">
        <w:t>a</w:t>
      </w:r>
      <w:r w:rsidR="0080691B">
        <w:t>, de modo ao utilizador perceber como a aplicação funciona sem a necessidade de um tutorial ou instruções</w:t>
      </w:r>
      <w:r>
        <w:t>.</w:t>
      </w:r>
    </w:p>
    <w:p w14:paraId="249306D6" w14:textId="77777777" w:rsidR="00A713A3" w:rsidRDefault="00A713A3" w:rsidP="00257429">
      <w:r>
        <w:t>Solução:</w:t>
      </w:r>
    </w:p>
    <w:p w14:paraId="377A17EF" w14:textId="77777777" w:rsidR="004B3D75" w:rsidRDefault="004F71A9" w:rsidP="00257429">
      <w:r>
        <w:t>O interface do mapa de boleias é o ponto focal deste desafio, já que é onde o utilizador vai passar a maioria do tempo dentro da aplicação. Ten</w:t>
      </w:r>
      <w:r w:rsidR="00425832">
        <w:t xml:space="preserve">do em conta este ponto, </w:t>
      </w:r>
      <w:r>
        <w:t>decidiu</w:t>
      </w:r>
      <w:r w:rsidR="00425832">
        <w:t>-se</w:t>
      </w:r>
      <w:r>
        <w:t xml:space="preserve"> colocar </w:t>
      </w:r>
      <w:r w:rsidR="004B3D75">
        <w:t>os casos de uso mais relevantes</w:t>
      </w:r>
      <w:r w:rsidR="00405105">
        <w:t xml:space="preserve"> </w:t>
      </w:r>
      <w:r w:rsidR="0062095F">
        <w:t xml:space="preserve">e mais usados </w:t>
      </w:r>
      <w:r w:rsidR="004B3D75">
        <w:t>(inserir</w:t>
      </w:r>
      <w:r w:rsidR="0062095F">
        <w:t>/alterar/eliminar/repetir boleia, entrar/sair de uma boleia</w:t>
      </w:r>
      <w:r w:rsidR="004B3D75">
        <w:t>) n</w:t>
      </w:r>
      <w:r w:rsidR="00614099">
        <w:t>esta</w:t>
      </w:r>
      <w:r w:rsidR="004B3D75">
        <w:t xml:space="preserve"> interface. </w:t>
      </w:r>
    </w:p>
    <w:p w14:paraId="61F4FDA5" w14:textId="5EF25AB2" w:rsidR="00405105" w:rsidRDefault="00405105" w:rsidP="00257429">
      <w:r>
        <w:t>De modo a tornar o processo de inserir boleias rápido e fácil</w:t>
      </w:r>
      <w:r w:rsidR="0012502B">
        <w:t xml:space="preserve"> (ponto 1 do problema)</w:t>
      </w:r>
      <w:r w:rsidR="00C25E24">
        <w:t>,</w:t>
      </w:r>
      <w:r>
        <w:t xml:space="preserve"> decidiu</w:t>
      </w:r>
      <w:r w:rsidR="00C25E24">
        <w:t>-se</w:t>
      </w:r>
      <w:r>
        <w:t xml:space="preserve"> tor</w:t>
      </w:r>
      <w:r w:rsidR="00182FB0">
        <w:t>nar cada célula</w:t>
      </w:r>
      <w:r>
        <w:t xml:space="preserve"> do mapa de boleias não p</w:t>
      </w:r>
      <w:r w:rsidR="00AC340A">
        <w:t xml:space="preserve">reenchido num botão. Este botão </w:t>
      </w:r>
      <w:r w:rsidR="00427EEB">
        <w:t xml:space="preserve">foi feito com uma função </w:t>
      </w:r>
      <w:proofErr w:type="spellStart"/>
      <w:r w:rsidR="00427EEB">
        <w:t>Javascript</w:t>
      </w:r>
      <w:proofErr w:type="spellEnd"/>
      <w:r w:rsidR="00427EEB">
        <w:t xml:space="preserve"> que é acionado quando o utilizador clica num elemento </w:t>
      </w:r>
      <w:r w:rsidR="000D07FE">
        <w:t xml:space="preserve">HTML </w:t>
      </w:r>
      <w:r w:rsidR="00FF16EC">
        <w:t>ligado</w:t>
      </w:r>
      <w:r w:rsidR="00427EEB">
        <w:t xml:space="preserve"> a essa função. O botão </w:t>
      </w:r>
      <w:r w:rsidR="00AC340A">
        <w:t>permite ao utilizador</w:t>
      </w:r>
      <w:r w:rsidR="00182FB0">
        <w:t xml:space="preserve"> colocar uma boleia, nessa célula</w:t>
      </w:r>
      <w:r w:rsidR="00AC340A">
        <w:t>, com todos o</w:t>
      </w:r>
      <w:r w:rsidR="00427EEB">
        <w:t>s</w:t>
      </w:r>
      <w:r w:rsidR="00AC340A">
        <w:t xml:space="preserve"> seus dados automa</w:t>
      </w:r>
      <w:r w:rsidR="003107BF">
        <w:t>ticamente. Para o caso de todas as célu</w:t>
      </w:r>
      <w:ins w:id="634" w:author="José Fonseca" w:date="2015-11-27T17:34:00Z">
        <w:r w:rsidR="00ED27ED">
          <w:t>l</w:t>
        </w:r>
      </w:ins>
      <w:r w:rsidR="003107BF">
        <w:t>as estarem preenchida</w:t>
      </w:r>
      <w:r w:rsidR="00AC340A">
        <w:t>s nesse dia, foi colocado um botão ao lado dos dias da semana, onde o utilizador simplesmente insere a hora da boleia.</w:t>
      </w:r>
    </w:p>
    <w:p w14:paraId="0EB38A45" w14:textId="77777777" w:rsidR="00AC340A" w:rsidRDefault="00AC340A" w:rsidP="00257429">
      <w:r>
        <w:t>Seguindo estas ideias</w:t>
      </w:r>
      <w:r w:rsidR="0080691B">
        <w:t xml:space="preserve"> e de modo a tornar a interface intuitiva</w:t>
      </w:r>
      <w:r w:rsidR="0012502B">
        <w:t xml:space="preserve"> </w:t>
      </w:r>
      <w:r w:rsidR="0080691B">
        <w:t>(</w:t>
      </w:r>
      <w:r w:rsidR="0012502B">
        <w:t>ponto 2 do problema</w:t>
      </w:r>
      <w:r w:rsidR="0080691B">
        <w:t>)</w:t>
      </w:r>
      <w:r>
        <w:t xml:space="preserve">, foi feito o mesmo para </w:t>
      </w:r>
      <w:r w:rsidR="003107BF">
        <w:t xml:space="preserve">as células </w:t>
      </w:r>
      <w:r>
        <w:t>preenchid</w:t>
      </w:r>
      <w:r w:rsidR="003107BF">
        <w:t>as, tornando estas células</w:t>
      </w:r>
      <w:r>
        <w:t xml:space="preserve"> igualmente em botões. </w:t>
      </w:r>
      <w:r w:rsidR="004B5FAD">
        <w:t xml:space="preserve">No caso </w:t>
      </w:r>
      <w:r w:rsidR="003107BF">
        <w:t>d</w:t>
      </w:r>
      <w:del w:id="635" w:author="José Fonseca" w:date="2015-11-27T17:34:00Z">
        <w:r w:rsidR="003107BF" w:rsidDel="00160CA5">
          <w:delText xml:space="preserve">e </w:delText>
        </w:r>
      </w:del>
      <w:r w:rsidR="003107BF">
        <w:t>o utilizador clicar numa célula preenchida</w:t>
      </w:r>
      <w:r w:rsidR="004B5FAD">
        <w:t xml:space="preserve"> cuja bolei</w:t>
      </w:r>
      <w:r w:rsidR="000D07FE">
        <w:t>a não é sua, simplesmente aparec</w:t>
      </w:r>
      <w:r w:rsidR="004B5FAD">
        <w:t xml:space="preserve">e uma caixa com as informações da boleia e com um botão que permite entrar ou sair da boleia caso seja passageiro ou </w:t>
      </w:r>
      <w:commentRangeStart w:id="636"/>
      <w:r w:rsidR="004B5FAD">
        <w:t>não</w:t>
      </w:r>
      <w:commentRangeEnd w:id="636"/>
      <w:r w:rsidR="00160CA5">
        <w:rPr>
          <w:rStyle w:val="CommentReference"/>
        </w:rPr>
        <w:commentReference w:id="636"/>
      </w:r>
      <w:r w:rsidR="004B5FAD">
        <w:t>.</w:t>
      </w:r>
      <w:r w:rsidR="0086069F">
        <w:t xml:space="preserve"> No caso de ser condutor, aparec</w:t>
      </w:r>
      <w:r w:rsidR="004B5FAD">
        <w:t>e uma caixa semelhante</w:t>
      </w:r>
      <w:r w:rsidR="0086069F">
        <w:t>,</w:t>
      </w:r>
      <w:r w:rsidR="004B5FAD">
        <w:t xml:space="preserve"> mas com elementos de texto caso </w:t>
      </w:r>
      <w:r w:rsidR="003704FC">
        <w:t xml:space="preserve">o utilizador </w:t>
      </w:r>
      <w:r w:rsidR="004B5FAD">
        <w:t>queira alterar os dados da boleia</w:t>
      </w:r>
      <w:r w:rsidR="003704FC">
        <w:t>, rep</w:t>
      </w:r>
      <w:r w:rsidR="000D07FE">
        <w:t>e</w:t>
      </w:r>
      <w:r w:rsidR="003704FC">
        <w:t>tir a boleia ou eliminá-la.</w:t>
      </w:r>
    </w:p>
    <w:p w14:paraId="18CC3F0D" w14:textId="77777777" w:rsidR="00D35630" w:rsidRDefault="00EE06C8" w:rsidP="00D70948">
      <w:r>
        <w:t xml:space="preserve">Todas estas decisões fazem com todas as funcionalidades essenciais </w:t>
      </w:r>
      <w:r w:rsidR="00251840">
        <w:t xml:space="preserve">não só </w:t>
      </w:r>
      <w:r>
        <w:t>se encontrem no mapa de boleias,</w:t>
      </w:r>
      <w:r w:rsidR="00251840">
        <w:t xml:space="preserve"> mas também </w:t>
      </w:r>
      <w:r w:rsidR="008F737B">
        <w:t xml:space="preserve">com que </w:t>
      </w:r>
      <w:r w:rsidR="009D36FB">
        <w:t xml:space="preserve">a </w:t>
      </w:r>
      <w:r w:rsidR="008F737B">
        <w:t>interface s</w:t>
      </w:r>
      <w:r w:rsidR="009D36FB">
        <w:t xml:space="preserve">imule </w:t>
      </w:r>
      <w:r w:rsidR="0096704D">
        <w:t>um</w:t>
      </w:r>
      <w:r w:rsidR="00094943">
        <w:t xml:space="preserve"> calendário</w:t>
      </w:r>
      <w:r w:rsidR="0096704D">
        <w:t xml:space="preserve"> interativ</w:t>
      </w:r>
      <w:r w:rsidR="00094943">
        <w:t>o</w:t>
      </w:r>
      <w:r w:rsidR="0096704D">
        <w:t>.</w:t>
      </w:r>
      <w:r w:rsidR="00094943">
        <w:t xml:space="preserve"> Assim, o </w:t>
      </w:r>
      <w:r w:rsidR="00094943">
        <w:lastRenderedPageBreak/>
        <w:t xml:space="preserve">utilizador consegue facilmente identificar </w:t>
      </w:r>
      <w:r w:rsidR="009A0F32">
        <w:t>como utilizar a aplicação corretamente</w:t>
      </w:r>
      <w:r w:rsidR="00DF1B57">
        <w:t>, tal como pode</w:t>
      </w:r>
      <w:r w:rsidR="00753CB8">
        <w:t xml:space="preserve">mos observar na imagem a seguir </w:t>
      </w:r>
      <w:r w:rsidR="00753CB8">
        <w:fldChar w:fldCharType="begin"/>
      </w:r>
      <w:r w:rsidR="00753CB8">
        <w:instrText xml:space="preserve"> REF _Ref434239514 \h </w:instrText>
      </w:r>
      <w:r w:rsidR="00753CB8">
        <w:fldChar w:fldCharType="separate"/>
      </w:r>
      <w:r w:rsidR="00B27109">
        <w:t xml:space="preserve">Figura </w:t>
      </w:r>
      <w:r w:rsidR="00B27109">
        <w:rPr>
          <w:noProof/>
        </w:rPr>
        <w:t>13</w:t>
      </w:r>
      <w:r w:rsidR="00753CB8">
        <w:fldChar w:fldCharType="end"/>
      </w:r>
      <w:r w:rsidR="00753CB8">
        <w:t>.</w:t>
      </w:r>
    </w:p>
    <w:p w14:paraId="6E9BA239" w14:textId="77777777" w:rsidR="00D35630" w:rsidRDefault="00D35630" w:rsidP="00D70948">
      <w:r>
        <w:rPr>
          <w:noProof/>
          <w:lang w:val="en-US"/>
        </w:rPr>
        <w:drawing>
          <wp:inline distT="0" distB="0" distL="0" distR="0" wp14:anchorId="1F0222DE" wp14:editId="30005C04">
            <wp:extent cx="5400040" cy="3035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App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5001" w14:textId="77777777" w:rsidR="00155568" w:rsidRDefault="00D35630" w:rsidP="00155568">
      <w:pPr>
        <w:pStyle w:val="Caption"/>
        <w:rPr>
          <w:noProof/>
        </w:rPr>
      </w:pPr>
      <w:bookmarkStart w:id="637" w:name="_Ref434239514"/>
      <w:bookmarkStart w:id="638" w:name="_Toc435778848"/>
      <w:r>
        <w:t xml:space="preserve">Figura </w:t>
      </w:r>
      <w:fldSimple w:instr=" SEQ Figura \* ARABIC ">
        <w:r w:rsidR="00B27109">
          <w:rPr>
            <w:noProof/>
          </w:rPr>
          <w:t>13</w:t>
        </w:r>
      </w:fldSimple>
      <w:bookmarkEnd w:id="637"/>
      <w:r>
        <w:t xml:space="preserve"> - Interface do mapa de boleias (À esquerda: uma boleia selecionada pelo condutor; Ao centro: uma boleia selecionada por um membro;</w:t>
      </w:r>
      <w:r>
        <w:rPr>
          <w:noProof/>
        </w:rPr>
        <w:t xml:space="preserve"> À direita: um espaço vazio selecionado;)</w:t>
      </w:r>
      <w:bookmarkEnd w:id="638"/>
    </w:p>
    <w:p w14:paraId="3E291466" w14:textId="77777777" w:rsidR="001C38A7" w:rsidRDefault="001C38A7" w:rsidP="00155568">
      <w:pPr>
        <w:pStyle w:val="Caption"/>
      </w:pPr>
      <w:r>
        <w:br w:type="page"/>
      </w:r>
    </w:p>
    <w:p w14:paraId="49006552" w14:textId="77777777" w:rsidR="008C25FF" w:rsidRDefault="008C25FF" w:rsidP="007D0A68">
      <w:pPr>
        <w:pStyle w:val="Heading2"/>
      </w:pPr>
      <w:bookmarkStart w:id="639" w:name="_Toc434846661"/>
      <w:bookmarkStart w:id="640" w:name="_Toc435806835"/>
      <w:r>
        <w:lastRenderedPageBreak/>
        <w:t>Avaliação</w:t>
      </w:r>
      <w:r w:rsidR="00581715">
        <w:t xml:space="preserve"> da aplicação</w:t>
      </w:r>
      <w:bookmarkEnd w:id="639"/>
      <w:bookmarkEnd w:id="640"/>
    </w:p>
    <w:p w14:paraId="2F3BD395" w14:textId="2C2CD8D9" w:rsidR="00390181" w:rsidRDefault="00581715" w:rsidP="00257429">
      <w:r>
        <w:t xml:space="preserve">A quarta e última fase da programação extrema é a fase de testes. Nesta secção, iremos falar dos testes que foram feitos à aplicação </w:t>
      </w:r>
      <w:r w:rsidR="00390181">
        <w:t xml:space="preserve">desde </w:t>
      </w:r>
      <w:del w:id="641" w:author="José Fonseca" w:date="2015-11-27T17:35:00Z">
        <w:r w:rsidR="00390181" w:rsidDel="00FC0261">
          <w:delText xml:space="preserve">de </w:delText>
        </w:r>
      </w:del>
      <w:r w:rsidR="00390181">
        <w:t xml:space="preserve">o início do seu desenvolvimento até </w:t>
      </w:r>
      <w:ins w:id="642" w:author="José Fonseca" w:date="2015-11-27T17:36:00Z">
        <w:r w:rsidR="00FC0261">
          <w:t>ao seu estado de desenvolvimento atual</w:t>
        </w:r>
      </w:ins>
      <w:del w:id="643" w:author="José Fonseca" w:date="2015-11-27T17:36:00Z">
        <w:r w:rsidR="00390181" w:rsidDel="00FC0261">
          <w:delText>ao momento da sua apresentação</w:delText>
        </w:r>
      </w:del>
      <w:r w:rsidR="004A7B00">
        <w:t>.</w:t>
      </w:r>
    </w:p>
    <w:p w14:paraId="2530B7F9" w14:textId="77777777" w:rsidR="004A7B00" w:rsidRDefault="004A7B00" w:rsidP="00257429">
      <w:pPr>
        <w:pStyle w:val="Heading3"/>
      </w:pPr>
      <w:bookmarkStart w:id="644" w:name="_Toc434846662"/>
      <w:bookmarkStart w:id="645" w:name="_Toc435806836"/>
      <w:commentRangeStart w:id="646"/>
      <w:commentRangeStart w:id="647"/>
      <w:r>
        <w:t>Testes</w:t>
      </w:r>
      <w:bookmarkEnd w:id="644"/>
      <w:bookmarkEnd w:id="645"/>
      <w:commentRangeEnd w:id="646"/>
      <w:r w:rsidR="00C23808">
        <w:rPr>
          <w:rStyle w:val="CommentReference"/>
          <w:color w:val="auto"/>
        </w:rPr>
        <w:commentReference w:id="646"/>
      </w:r>
      <w:commentRangeEnd w:id="647"/>
      <w:r w:rsidR="003235A2">
        <w:rPr>
          <w:rStyle w:val="CommentReference"/>
          <w:color w:val="auto"/>
        </w:rPr>
        <w:commentReference w:id="647"/>
      </w:r>
    </w:p>
    <w:p w14:paraId="590E91D0" w14:textId="7E536EF0" w:rsidR="004A7B00" w:rsidRDefault="004A7B00" w:rsidP="00257429">
      <w:r>
        <w:t>Durante a sua programação, a aplicação foi testada continuamente para garantir a sua integridade e segurança. Para manter a integridade da aplicação, testou</w:t>
      </w:r>
      <w:r w:rsidR="00425832">
        <w:t>-se</w:t>
      </w:r>
      <w:r>
        <w:t xml:space="preserve"> a interação entre os vários casos de uso e a validação dos dados colocados pelo utilizador, de acordo com as descrições de caso de uso que se encontram no Anexo A. </w:t>
      </w:r>
    </w:p>
    <w:p w14:paraId="1EFCC7E9" w14:textId="77777777" w:rsidR="004E0D70" w:rsidRDefault="004E0D70" w:rsidP="00257429">
      <w:r>
        <w:t xml:space="preserve">Para uma melhor </w:t>
      </w:r>
      <w:r w:rsidR="00B256E2">
        <w:t>avaliação</w:t>
      </w:r>
      <w:r w:rsidR="00D5161D">
        <w:t xml:space="preserve"> da aplicação, foi utilizada</w:t>
      </w:r>
      <w:r>
        <w:t xml:space="preserve"> uma aplicaç</w:t>
      </w:r>
      <w:r w:rsidR="00B256E2">
        <w:t xml:space="preserve">ão </w:t>
      </w:r>
      <w:proofErr w:type="spellStart"/>
      <w:r w:rsidR="00B256E2">
        <w:t>web</w:t>
      </w:r>
      <w:proofErr w:type="spellEnd"/>
      <w:r w:rsidR="00B256E2">
        <w:t xml:space="preserve"> desenvolvida pela Google </w:t>
      </w:r>
      <w:r>
        <w:t xml:space="preserve">chamada </w:t>
      </w:r>
      <w:proofErr w:type="spellStart"/>
      <w:r w:rsidR="00D5161D">
        <w:t>Pagespeed</w:t>
      </w:r>
      <w:proofErr w:type="spellEnd"/>
      <w:r>
        <w:t xml:space="preserve"> </w:t>
      </w:r>
      <w:proofErr w:type="spellStart"/>
      <w:r>
        <w:t>I</w:t>
      </w:r>
      <w:r w:rsidR="00D5161D">
        <w:t>nsights</w:t>
      </w:r>
      <w:proofErr w:type="spellEnd"/>
      <w:r w:rsidR="00D5161D">
        <w:t>. Esta aplicação avalia o</w:t>
      </w:r>
      <w:r>
        <w:t xml:space="preserve"> </w:t>
      </w:r>
      <w:r w:rsidR="00D5161D">
        <w:t>desempenho</w:t>
      </w:r>
      <w:r>
        <w:t xml:space="preserve"> da </w:t>
      </w:r>
      <w:r w:rsidR="0095785B">
        <w:t>aplicação</w:t>
      </w:r>
      <w:r>
        <w:t xml:space="preserve"> quer em telemóvel quer em computador.</w:t>
      </w:r>
      <w:r w:rsidR="0095785B">
        <w:t xml:space="preserve"> </w:t>
      </w:r>
      <w:r w:rsidR="00D5161D">
        <w:t xml:space="preserve">Esta avaliação inclui a experiência da aplicação para o </w:t>
      </w:r>
      <w:r w:rsidR="00B256E2">
        <w:t>utilizador</w:t>
      </w:r>
      <w:r w:rsidR="00D5161D">
        <w:t xml:space="preserve"> e o desempenho do carregamento da aplicação no</w:t>
      </w:r>
      <w:r w:rsidR="00D5161D" w:rsidRPr="00D5161D">
        <w:t xml:space="preserve"> browser</w:t>
      </w:r>
      <w:r w:rsidR="00D5161D">
        <w:t>.</w:t>
      </w:r>
    </w:p>
    <w:p w14:paraId="628DE5F9" w14:textId="16D0FCE5" w:rsidR="001B11B6" w:rsidRDefault="001B11B6" w:rsidP="00257429">
      <w:r>
        <w:t xml:space="preserve">Para telemóvel, o Google </w:t>
      </w:r>
      <w:proofErr w:type="spellStart"/>
      <w:r>
        <w:t>Insights</w:t>
      </w:r>
      <w:proofErr w:type="spellEnd"/>
      <w:r>
        <w:t xml:space="preserve"> encontrou um erro de bloqueio de </w:t>
      </w:r>
      <w:proofErr w:type="spellStart"/>
      <w:r>
        <w:t>Javascript</w:t>
      </w:r>
      <w:proofErr w:type="spellEnd"/>
      <w:r>
        <w:t xml:space="preserve"> (Anexo C1). Mas devido à estrutura do código desenvolvido estar focalizado para computador, não foi possível corrigir este erro até à e</w:t>
      </w:r>
      <w:r w:rsidR="00D5161D">
        <w:t>ntrega do relatório</w:t>
      </w:r>
      <w:ins w:id="649" w:author="José Fonseca" w:date="2015-11-27T17:37:00Z">
        <w:r w:rsidR="0080219D">
          <w:t>, pelo que o mesmo se encontra para correção futura</w:t>
        </w:r>
      </w:ins>
      <w:r w:rsidR="00D5161D">
        <w:t>. E</w:t>
      </w:r>
      <w:r>
        <w:t xml:space="preserve">m termos de </w:t>
      </w:r>
      <w:r w:rsidR="00D5161D">
        <w:t>desempenho</w:t>
      </w:r>
      <w:r>
        <w:t>, aplicação só encontrou alguns avisos menores</w:t>
      </w:r>
      <w:r w:rsidR="00D5161D">
        <w:t xml:space="preserve"> que incluem a compactação do CSS e HTML em 6%</w:t>
      </w:r>
      <w:r w:rsidR="005F47FD">
        <w:t xml:space="preserve"> e a </w:t>
      </w:r>
      <w:r w:rsidR="00B256E2">
        <w:t>utilização</w:t>
      </w:r>
      <w:r w:rsidR="005F47FD">
        <w:t xml:space="preserve"> da cache do navegador. </w:t>
      </w:r>
      <w:ins w:id="650" w:author="José Fonseca" w:date="2015-11-27T17:38:00Z">
        <w:r w:rsidR="0080219D">
          <w:t>O valor da</w:t>
        </w:r>
      </w:ins>
      <w:del w:id="651" w:author="José Fonseca" w:date="2015-11-27T17:38:00Z">
        <w:r w:rsidR="005F47FD" w:rsidDel="0080219D">
          <w:delText>A</w:delText>
        </w:r>
      </w:del>
      <w:r w:rsidR="005F47FD">
        <w:t xml:space="preserve"> compactação é mínima e não se justifica fazer. Além disso, não se consegue tirar partido da cache </w:t>
      </w:r>
      <w:r w:rsidR="00B256E2">
        <w:t>devido</w:t>
      </w:r>
      <w:r w:rsidR="005F47FD">
        <w:t xml:space="preserve"> aos visuais dinâmicos da aplicação, especialmente do mapa de boleias</w:t>
      </w:r>
      <w:r w:rsidR="003369D8">
        <w:t>.</w:t>
      </w:r>
      <w:r w:rsidR="00D5161D">
        <w:t xml:space="preserve"> No entanto, a aplicação passou nos testes de redução de </w:t>
      </w:r>
      <w:proofErr w:type="spellStart"/>
      <w:r w:rsidR="00D5161D">
        <w:t>Javascript</w:t>
      </w:r>
      <w:proofErr w:type="spellEnd"/>
      <w:r w:rsidR="00D5161D">
        <w:t xml:space="preserve">, redução de tempo de resposta ao servidor e </w:t>
      </w:r>
      <w:r w:rsidR="00B256E2">
        <w:t>priorização</w:t>
      </w:r>
      <w:r w:rsidR="00B53C1D">
        <w:t xml:space="preserve"> ao conteúdo visível da </w:t>
      </w:r>
      <w:commentRangeStart w:id="652"/>
      <w:r w:rsidR="00B53C1D">
        <w:t>aplicação</w:t>
      </w:r>
      <w:commentRangeEnd w:id="652"/>
      <w:r w:rsidR="0080219D">
        <w:rPr>
          <w:rStyle w:val="CommentReference"/>
        </w:rPr>
        <w:commentReference w:id="652"/>
      </w:r>
      <w:r w:rsidR="00B53C1D">
        <w:t>.</w:t>
      </w:r>
    </w:p>
    <w:p w14:paraId="78BC615D" w14:textId="7BF8E897" w:rsidR="001B11B6" w:rsidRDefault="001B11B6" w:rsidP="00257429">
      <w:r>
        <w:t>A aplicação, para telemóvel, conseguiu pontuação máxi</w:t>
      </w:r>
      <w:r w:rsidR="00B53C1D">
        <w:t xml:space="preserve">ma na experiência de utilizador </w:t>
      </w:r>
      <w:r>
        <w:t>(Anexo C2).</w:t>
      </w:r>
      <w:r w:rsidR="00B53C1D">
        <w:t xml:space="preserve"> Os testes incluíram </w:t>
      </w:r>
      <w:r w:rsidR="005A257D">
        <w:t xml:space="preserve">configuração da </w:t>
      </w:r>
      <w:proofErr w:type="spellStart"/>
      <w:r w:rsidR="005A257D">
        <w:t>viewport</w:t>
      </w:r>
      <w:proofErr w:type="spellEnd"/>
      <w:r w:rsidR="00786517">
        <w:t xml:space="preserve">, dimensionamento do conteúdo em </w:t>
      </w:r>
      <w:r w:rsidR="00B256E2">
        <w:t>função</w:t>
      </w:r>
      <w:r w:rsidR="00786517">
        <w:t xml:space="preserve"> da janela atual, dimensionamento adequado de elementos </w:t>
      </w:r>
      <w:del w:id="653" w:author="José Fonseca" w:date="2015-11-27T17:39:00Z">
        <w:r w:rsidR="00786517" w:rsidDel="0080219D">
          <w:delText>táteis</w:delText>
        </w:r>
      </w:del>
      <w:ins w:id="654" w:author="José Fonseca" w:date="2015-11-27T17:39:00Z">
        <w:r w:rsidR="0080219D">
          <w:t>tácteis</w:t>
        </w:r>
      </w:ins>
      <w:r w:rsidR="00786517">
        <w:t xml:space="preserve"> e sem a utilização de </w:t>
      </w:r>
      <w:commentRangeStart w:id="655"/>
      <w:proofErr w:type="spellStart"/>
      <w:r w:rsidR="00786517">
        <w:t>plugins</w:t>
      </w:r>
      <w:commentRangeEnd w:id="655"/>
      <w:proofErr w:type="spellEnd"/>
      <w:r w:rsidR="00FF72C1">
        <w:rPr>
          <w:rStyle w:val="CommentReference"/>
        </w:rPr>
        <w:commentReference w:id="655"/>
      </w:r>
      <w:r w:rsidR="00786517">
        <w:t>.</w:t>
      </w:r>
    </w:p>
    <w:p w14:paraId="6DF019CE" w14:textId="63760987" w:rsidR="001D63BD" w:rsidRPr="004A7B00" w:rsidRDefault="00806125" w:rsidP="00257429">
      <w:r>
        <w:t>Para computador</w:t>
      </w:r>
      <w:r w:rsidR="00FC2803">
        <w:t>, a aplicação foi avaliada</w:t>
      </w:r>
      <w:r w:rsidR="00786517">
        <w:t>,</w:t>
      </w:r>
      <w:r w:rsidR="00FC2803">
        <w:t xml:space="preserve"> </w:t>
      </w:r>
      <w:r w:rsidR="00786517">
        <w:t xml:space="preserve">em termos de desempenho, </w:t>
      </w:r>
      <w:r w:rsidR="00FC2803">
        <w:t>com uma</w:t>
      </w:r>
      <w:r>
        <w:t xml:space="preserve"> pontuação </w:t>
      </w:r>
      <w:r w:rsidR="00FC2803">
        <w:t>excelente</w:t>
      </w:r>
      <w:r>
        <w:t xml:space="preserve"> co</w:t>
      </w:r>
      <w:r w:rsidR="007F7726">
        <w:t>n</w:t>
      </w:r>
      <w:r w:rsidR="00B93B36">
        <w:t>tendo só alguns avisos (Anexo C3</w:t>
      </w:r>
      <w:r>
        <w:t>).</w:t>
      </w:r>
      <w:r w:rsidR="00786517">
        <w:t xml:space="preserve"> Os avisos </w:t>
      </w:r>
      <w:r w:rsidR="00B256E2">
        <w:t>incluíram</w:t>
      </w:r>
      <w:r w:rsidR="00786517">
        <w:t xml:space="preserve"> também</w:t>
      </w:r>
      <w:r w:rsidR="005F47FD">
        <w:t>,</w:t>
      </w:r>
      <w:r w:rsidR="00786517">
        <w:t xml:space="preserve"> </w:t>
      </w:r>
      <w:r w:rsidR="005F47FD">
        <w:t>compactação</w:t>
      </w:r>
      <w:r w:rsidR="00786517">
        <w:t xml:space="preserve"> de CSS</w:t>
      </w:r>
      <w:r w:rsidR="005F47FD">
        <w:t>/</w:t>
      </w:r>
      <w:r w:rsidR="00786517">
        <w:t>HTML</w:t>
      </w:r>
      <w:r w:rsidR="005F47FD">
        <w:t xml:space="preserve"> de 6% e utilização da cache do navegador. Mas, tal como no caso do telemóvel, não se justifica fazer compactação </w:t>
      </w:r>
      <w:ins w:id="656" w:author="José Fonseca" w:date="2015-11-27T17:40:00Z">
        <w:r w:rsidR="00FF72C1">
          <w:t>com um valor tão pequeno</w:t>
        </w:r>
      </w:ins>
      <w:del w:id="657" w:author="José Fonseca" w:date="2015-11-27T17:40:00Z">
        <w:r w:rsidR="005F47FD" w:rsidDel="00FF72C1">
          <w:delText>tão pequena</w:delText>
        </w:r>
      </w:del>
      <w:r w:rsidR="005F47FD">
        <w:t xml:space="preserve"> e nesta aplicação, não se consegue utilizar a cache eficientemente devido aos visuais dinâmicos da aplicação, especialmente do mapa de </w:t>
      </w:r>
      <w:commentRangeStart w:id="658"/>
      <w:r w:rsidR="005F47FD">
        <w:t>boleias</w:t>
      </w:r>
      <w:commentRangeEnd w:id="658"/>
      <w:r w:rsidR="00FF72C1">
        <w:rPr>
          <w:rStyle w:val="CommentReference"/>
        </w:rPr>
        <w:commentReference w:id="658"/>
      </w:r>
      <w:r w:rsidR="005F47FD">
        <w:t>.</w:t>
      </w:r>
    </w:p>
    <w:p w14:paraId="2F1AD8C4" w14:textId="77777777" w:rsidR="00EA7C80" w:rsidRDefault="00581715" w:rsidP="00257429">
      <w:pPr>
        <w:sectPr w:rsidR="00EA7C80">
          <w:headerReference w:type="default" r:id="rId3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 </w:t>
      </w:r>
    </w:p>
    <w:p w14:paraId="33FAA475" w14:textId="77777777" w:rsidR="003369D8" w:rsidRDefault="008C25FF" w:rsidP="00802943">
      <w:pPr>
        <w:pStyle w:val="Heading1"/>
      </w:pPr>
      <w:bookmarkStart w:id="659" w:name="_Toc434846663"/>
      <w:bookmarkStart w:id="660" w:name="_Toc435806837"/>
      <w:r>
        <w:lastRenderedPageBreak/>
        <w:t>Conclus</w:t>
      </w:r>
      <w:r w:rsidR="002C555E">
        <w:t>ão</w:t>
      </w:r>
      <w:bookmarkEnd w:id="659"/>
      <w:bookmarkEnd w:id="660"/>
    </w:p>
    <w:p w14:paraId="2024CBC3" w14:textId="0369CE35" w:rsidR="00402F7F" w:rsidRDefault="00402F7F" w:rsidP="00536F2A">
      <w:pPr>
        <w:rPr>
          <w:ins w:id="661" w:author="José Fonseca" w:date="2015-11-27T17:50:00Z"/>
        </w:rPr>
      </w:pPr>
      <w:moveToRangeStart w:id="662" w:author="José Fonseca" w:date="2015-11-27T17:50:00Z" w:name="move310265960"/>
      <w:commentRangeStart w:id="663"/>
      <w:moveTo w:id="664" w:author="José Fonseca" w:date="2015-11-27T17:50:00Z">
        <w:del w:id="665" w:author="José Fonseca" w:date="2015-11-27T17:50:00Z">
          <w:r w:rsidDel="00402F7F">
            <w:delText xml:space="preserve">Concluindo, o que me levou a trabalhar neste </w:delText>
          </w:r>
        </w:del>
      </w:moveTo>
      <w:ins w:id="666" w:author="José Fonseca" w:date="2015-11-27T17:50:00Z">
        <w:r>
          <w:t xml:space="preserve">Este </w:t>
        </w:r>
      </w:ins>
      <w:moveTo w:id="667" w:author="José Fonseca" w:date="2015-11-27T17:50:00Z">
        <w:r>
          <w:t xml:space="preserve">projeto foi </w:t>
        </w:r>
      </w:moveTo>
      <w:ins w:id="668" w:author="José Fonseca" w:date="2015-11-27T17:50:00Z">
        <w:r>
          <w:t>um</w:t>
        </w:r>
      </w:ins>
      <w:moveTo w:id="669" w:author="José Fonseca" w:date="2015-11-27T17:50:00Z">
        <w:r>
          <w:t xml:space="preserve">a oportunidade </w:t>
        </w:r>
        <w:del w:id="670" w:author="José Fonseca" w:date="2015-11-27T17:50:00Z">
          <w:r w:rsidDel="00402F7F">
            <w:delText>de</w:delText>
          </w:r>
        </w:del>
      </w:moveTo>
      <w:ins w:id="671" w:author="José Fonseca" w:date="2015-11-27T17:50:00Z">
        <w:r>
          <w:t>para</w:t>
        </w:r>
      </w:ins>
      <w:moveTo w:id="672" w:author="José Fonseca" w:date="2015-11-27T17:50:00Z">
        <w:r>
          <w:t xml:space="preserve"> </w:t>
        </w:r>
        <w:del w:id="673" w:author="José Fonseca" w:date="2015-11-27T17:50:00Z">
          <w:r w:rsidDel="00402F7F">
            <w:delText>abrangir</w:delText>
          </w:r>
        </w:del>
      </w:moveTo>
      <w:ins w:id="674" w:author="José Fonseca" w:date="2015-11-27T17:50:00Z">
        <w:r>
          <w:t>alargar</w:t>
        </w:r>
      </w:ins>
      <w:moveTo w:id="675" w:author="José Fonseca" w:date="2015-11-27T17:50:00Z">
        <w:r>
          <w:t xml:space="preserve"> os </w:t>
        </w:r>
      </w:moveTo>
      <w:ins w:id="676" w:author="José Fonseca" w:date="2015-11-27T17:52:00Z">
        <w:r w:rsidR="00041D30">
          <w:t xml:space="preserve">meus </w:t>
        </w:r>
      </w:ins>
      <w:moveTo w:id="677" w:author="José Fonseca" w:date="2015-11-27T17:50:00Z">
        <w:del w:id="678" w:author="José Fonseca" w:date="2015-11-27T17:51:00Z">
          <w:r w:rsidDel="00402F7F">
            <w:delText xml:space="preserve">meus </w:delText>
          </w:r>
        </w:del>
        <w:r>
          <w:t xml:space="preserve">conhecimentos em programação </w:t>
        </w:r>
      </w:moveTo>
      <w:ins w:id="679" w:author="José Fonseca" w:date="2015-11-27T17:51:00Z">
        <w:r>
          <w:t xml:space="preserve">para a </w:t>
        </w:r>
      </w:ins>
      <w:proofErr w:type="spellStart"/>
      <w:moveTo w:id="680" w:author="José Fonseca" w:date="2015-11-27T17:50:00Z">
        <w:r>
          <w:t>web</w:t>
        </w:r>
        <w:proofErr w:type="spellEnd"/>
        <w:r>
          <w:t xml:space="preserve"> e </w:t>
        </w:r>
      </w:moveTo>
      <w:proofErr w:type="spellStart"/>
      <w:ins w:id="681" w:author="José Fonseca" w:date="2015-11-27T17:51:00Z">
        <w:r>
          <w:t>web</w:t>
        </w:r>
        <w:proofErr w:type="spellEnd"/>
        <w:r>
          <w:t xml:space="preserve"> </w:t>
        </w:r>
      </w:ins>
      <w:moveTo w:id="682" w:author="José Fonseca" w:date="2015-11-27T17:50:00Z">
        <w:r>
          <w:t xml:space="preserve">design </w:t>
        </w:r>
      </w:moveTo>
      <w:ins w:id="683" w:author="José Fonseca" w:date="2015-11-27T17:52:00Z">
        <w:r>
          <w:t>que foram aprendidos ao longo do curso</w:t>
        </w:r>
        <w:r>
          <w:t xml:space="preserve">, </w:t>
        </w:r>
      </w:ins>
      <w:ins w:id="684" w:author="José Fonseca" w:date="2015-11-27T17:51:00Z">
        <w:r>
          <w:t xml:space="preserve">aliada à </w:t>
        </w:r>
      </w:ins>
      <w:moveTo w:id="685" w:author="José Fonseca" w:date="2015-11-27T17:50:00Z">
        <w:del w:id="686" w:author="José Fonseca" w:date="2015-11-27T17:51:00Z">
          <w:r w:rsidDel="00402F7F">
            <w:delText xml:space="preserve">web e a </w:delText>
          </w:r>
        </w:del>
        <w:r>
          <w:t xml:space="preserve">oportunidade de </w:t>
        </w:r>
      </w:moveTo>
      <w:ins w:id="687" w:author="José Fonseca" w:date="2015-11-27T17:51:00Z">
        <w:r>
          <w:t xml:space="preserve">poder </w:t>
        </w:r>
      </w:ins>
      <w:moveTo w:id="688" w:author="José Fonseca" w:date="2015-11-27T17:50:00Z">
        <w:r>
          <w:t xml:space="preserve">aplicar </w:t>
        </w:r>
      </w:moveTo>
      <w:ins w:id="689" w:author="José Fonseca" w:date="2015-11-27T17:51:00Z">
        <w:r>
          <w:t xml:space="preserve">esses </w:t>
        </w:r>
      </w:ins>
      <w:moveTo w:id="690" w:author="José Fonseca" w:date="2015-11-27T17:50:00Z">
        <w:del w:id="691" w:author="José Fonseca" w:date="2015-11-27T17:51:00Z">
          <w:r w:rsidDel="00402F7F">
            <w:delText xml:space="preserve">os </w:delText>
          </w:r>
        </w:del>
        <w:r>
          <w:t xml:space="preserve">conhecimentos </w:t>
        </w:r>
        <w:del w:id="692" w:author="José Fonseca" w:date="2015-11-27T17:52:00Z">
          <w:r w:rsidDel="00402F7F">
            <w:delText xml:space="preserve">que ganhei ao longo do curso </w:delText>
          </w:r>
        </w:del>
        <w:r>
          <w:t>num projeto que visa responder a necessidades reais.</w:t>
        </w:r>
      </w:moveTo>
      <w:moveToRangeEnd w:id="662"/>
    </w:p>
    <w:p w14:paraId="3183DA65" w14:textId="3EA9ADDD" w:rsidR="00536F2A" w:rsidRDefault="009C66BE" w:rsidP="00536F2A">
      <w:r>
        <w:t>F</w:t>
      </w:r>
      <w:r w:rsidR="007378EA">
        <w:t xml:space="preserve">oi proposta uma aplicação </w:t>
      </w:r>
      <w:proofErr w:type="spellStart"/>
      <w:r w:rsidR="007378EA">
        <w:t>web</w:t>
      </w:r>
      <w:proofErr w:type="spellEnd"/>
      <w:r w:rsidR="007378EA">
        <w:t xml:space="preserve"> </w:t>
      </w:r>
      <w:del w:id="693" w:author="José Fonseca" w:date="2015-11-27T17:42:00Z">
        <w:r w:rsidR="007378EA" w:rsidDel="007B245F">
          <w:delText xml:space="preserve">de </w:delText>
        </w:r>
      </w:del>
      <w:ins w:id="694" w:author="José Fonseca" w:date="2015-11-27T17:42:00Z">
        <w:r w:rsidR="007B245F">
          <w:t xml:space="preserve">para a </w:t>
        </w:r>
      </w:ins>
      <w:r w:rsidR="007378EA">
        <w:t xml:space="preserve">organização de boleias para um grupo de docentes do </w:t>
      </w:r>
      <w:ins w:id="695" w:author="José Fonseca" w:date="2015-11-27T17:42:00Z">
        <w:r w:rsidR="007B245F">
          <w:t xml:space="preserve">IPG </w:t>
        </w:r>
      </w:ins>
      <w:r w:rsidR="007378EA">
        <w:t>com funcionalidades específicas</w:t>
      </w:r>
      <w:ins w:id="696" w:author="José Fonseca" w:date="2015-11-27T17:43:00Z">
        <w:r w:rsidR="007B245F">
          <w:t>,</w:t>
        </w:r>
      </w:ins>
      <w:r w:rsidR="007378EA">
        <w:t xml:space="preserve"> como </w:t>
      </w:r>
      <w:ins w:id="697" w:author="José Fonseca" w:date="2015-11-27T17:43:00Z">
        <w:r w:rsidR="007B245F">
          <w:t xml:space="preserve">a </w:t>
        </w:r>
      </w:ins>
      <w:r w:rsidR="007378EA">
        <w:t>automatização d</w:t>
      </w:r>
      <w:ins w:id="698" w:author="José Fonseca" w:date="2015-11-27T17:43:00Z">
        <w:r w:rsidR="007B245F">
          <w:t>a</w:t>
        </w:r>
      </w:ins>
      <w:del w:id="699" w:author="José Fonseca" w:date="2015-11-27T17:43:00Z">
        <w:r w:rsidR="007378EA" w:rsidDel="007B245F">
          <w:delText>e</w:delText>
        </w:r>
      </w:del>
      <w:r w:rsidR="007378EA">
        <w:t xml:space="preserve"> escolha de condutor</w:t>
      </w:r>
      <w:r w:rsidR="00484952">
        <w:t xml:space="preserve">, estatísticas dos passageiros e um mapa de boleias único. No entanto, só foi possível </w:t>
      </w:r>
      <w:ins w:id="700" w:author="José Fonseca" w:date="2015-11-27T17:43:00Z">
        <w:r w:rsidR="007B245F">
          <w:t xml:space="preserve">atingir </w:t>
        </w:r>
      </w:ins>
      <w:r w:rsidR="00484952">
        <w:t>alguns desses objetivos que incluíram</w:t>
      </w:r>
      <w:r w:rsidR="00D43D75">
        <w:t xml:space="preserve"> </w:t>
      </w:r>
      <w:ins w:id="701" w:author="José Fonseca" w:date="2015-11-27T17:43:00Z">
        <w:r w:rsidR="007B245F">
          <w:t xml:space="preserve">aqueles </w:t>
        </w:r>
      </w:ins>
      <w:del w:id="702" w:author="José Fonseca" w:date="2015-11-27T17:43:00Z">
        <w:r w:rsidR="00D43D75" w:rsidDel="007B245F">
          <w:delText xml:space="preserve">os objetivos mais básicos e </w:delText>
        </w:r>
      </w:del>
      <w:r w:rsidR="00D43D75">
        <w:t>com prioridade mais alta</w:t>
      </w:r>
      <w:r w:rsidR="00484952">
        <w:t>:</w:t>
      </w:r>
    </w:p>
    <w:p w14:paraId="2A5E2FE1" w14:textId="77777777" w:rsidR="00484952" w:rsidRDefault="00484952" w:rsidP="00484952">
      <w:pPr>
        <w:pStyle w:val="ListParagraph"/>
        <w:numPr>
          <w:ilvl w:val="0"/>
          <w:numId w:val="43"/>
        </w:numPr>
      </w:pPr>
      <w:commentRangeStart w:id="703"/>
      <w:r>
        <w:t>Registar</w:t>
      </w:r>
      <w:r w:rsidRPr="00525E39">
        <w:t>, alterar e e</w:t>
      </w:r>
      <w:r w:rsidR="00CD0E9F">
        <w:t>liminar utilizadores.</w:t>
      </w:r>
    </w:p>
    <w:p w14:paraId="7A5FA6BF" w14:textId="77777777" w:rsidR="00484952" w:rsidRDefault="00484952" w:rsidP="00484952">
      <w:pPr>
        <w:pStyle w:val="ListParagraph"/>
        <w:numPr>
          <w:ilvl w:val="0"/>
          <w:numId w:val="43"/>
        </w:numPr>
      </w:pPr>
      <w:r w:rsidRPr="00525E39">
        <w:t xml:space="preserve">Organizar pedidos </w:t>
      </w:r>
      <w:r>
        <w:t>e ofertas de boleias dentro do grupo</w:t>
      </w:r>
      <w:r w:rsidRPr="00525E39">
        <w:t>.</w:t>
      </w:r>
    </w:p>
    <w:p w14:paraId="428CEFB0" w14:textId="77777777" w:rsidR="00484952" w:rsidRDefault="00484952" w:rsidP="00484952">
      <w:pPr>
        <w:pStyle w:val="ListParagraph"/>
        <w:numPr>
          <w:ilvl w:val="0"/>
          <w:numId w:val="43"/>
        </w:numPr>
        <w:rPr>
          <w:lang w:eastAsia="ja-JP"/>
        </w:rPr>
      </w:pPr>
      <w:r w:rsidRPr="00525E39">
        <w:rPr>
          <w:lang w:eastAsia="ja-JP"/>
        </w:rPr>
        <w:t>Contabilizar boleias efetuadas</w:t>
      </w:r>
      <w:r w:rsidR="00CD0E9F">
        <w:rPr>
          <w:lang w:eastAsia="ja-JP"/>
        </w:rPr>
        <w:t xml:space="preserve"> e recebidas.</w:t>
      </w:r>
    </w:p>
    <w:p w14:paraId="33D407FB" w14:textId="77777777" w:rsidR="00484952" w:rsidRDefault="00484952" w:rsidP="00484952">
      <w:pPr>
        <w:pStyle w:val="ListParagraph"/>
        <w:numPr>
          <w:ilvl w:val="0"/>
          <w:numId w:val="43"/>
        </w:numPr>
      </w:pPr>
      <w:r w:rsidRPr="00525E39">
        <w:t>Registar as</w:t>
      </w:r>
      <w:r>
        <w:t xml:space="preserve"> alterações </w:t>
      </w:r>
      <w:r w:rsidR="00CD0E9F">
        <w:t>mais relevantes à base de dados.</w:t>
      </w:r>
    </w:p>
    <w:p w14:paraId="6843083D" w14:textId="77777777" w:rsidR="00484952" w:rsidRDefault="00484952" w:rsidP="00484952">
      <w:pPr>
        <w:pStyle w:val="ListParagraph"/>
        <w:numPr>
          <w:ilvl w:val="0"/>
          <w:numId w:val="43"/>
        </w:numPr>
      </w:pPr>
      <w:r>
        <w:t>Interface eficiente e intuitiva</w:t>
      </w:r>
      <w:r w:rsidR="00CD0E9F">
        <w:t>.</w:t>
      </w:r>
    </w:p>
    <w:p w14:paraId="6EA0071D" w14:textId="77777777" w:rsidR="004A61DB" w:rsidRPr="00536F2A" w:rsidRDefault="004A61DB" w:rsidP="004A61DB">
      <w:pPr>
        <w:pStyle w:val="ListParagraph"/>
        <w:numPr>
          <w:ilvl w:val="0"/>
          <w:numId w:val="43"/>
        </w:numPr>
      </w:pPr>
      <w:r w:rsidRPr="00525E39">
        <w:rPr>
          <w:lang w:eastAsia="ja-JP"/>
        </w:rPr>
        <w:t xml:space="preserve">Enviar notificações por </w:t>
      </w:r>
      <w:r>
        <w:rPr>
          <w:lang w:eastAsia="ja-JP"/>
        </w:rPr>
        <w:t>e</w:t>
      </w:r>
      <w:r w:rsidRPr="00525E39">
        <w:rPr>
          <w:lang w:eastAsia="ja-JP"/>
        </w:rPr>
        <w:t xml:space="preserve">mail acerca das próximas boleias ou alterações de boleias que </w:t>
      </w:r>
      <w:r w:rsidRPr="00E77BDC">
        <w:rPr>
          <w:lang w:eastAsia="ja-JP"/>
        </w:rPr>
        <w:t>afetam</w:t>
      </w:r>
      <w:r>
        <w:rPr>
          <w:lang w:eastAsia="ja-JP"/>
        </w:rPr>
        <w:t xml:space="preserve"> o utilizador.</w:t>
      </w:r>
    </w:p>
    <w:commentRangeEnd w:id="703"/>
    <w:p w14:paraId="0C3DE683" w14:textId="38FA5DA9" w:rsidR="008D6E87" w:rsidRDefault="007B245F" w:rsidP="000A0CE2">
      <w:r>
        <w:rPr>
          <w:rStyle w:val="CommentReference"/>
        </w:rPr>
        <w:commentReference w:id="703"/>
      </w:r>
      <w:ins w:id="704" w:author="José Fonseca" w:date="2015-11-27T17:44:00Z">
        <w:r w:rsidR="000F44AA">
          <w:t xml:space="preserve">Dado que o problema era muito ambicioso, nomeadamente no que diz respeito à interação com o utilizador e </w:t>
        </w:r>
      </w:ins>
      <w:ins w:id="705" w:author="José Fonseca" w:date="2015-11-27T17:45:00Z">
        <w:r w:rsidR="000F44AA">
          <w:t xml:space="preserve">todas as questões que tiveram de ser superadas para implementar corretamente </w:t>
        </w:r>
      </w:ins>
      <w:ins w:id="706" w:author="José Fonseca" w:date="2015-11-27T17:44:00Z">
        <w:r w:rsidR="000F44AA">
          <w:t xml:space="preserve">a </w:t>
        </w:r>
      </w:ins>
      <w:ins w:id="707" w:author="José Fonseca" w:date="2015-11-27T17:45:00Z">
        <w:r w:rsidR="000F44AA">
          <w:t>visualização das boleias em formato de calendário</w:t>
        </w:r>
      </w:ins>
      <w:del w:id="708" w:author="José Fonseca" w:date="2015-11-27T17:45:00Z">
        <w:r w:rsidR="008D6E87" w:rsidDel="000F44AA">
          <w:delText>No entanto</w:delText>
        </w:r>
      </w:del>
      <w:r w:rsidR="008D6E87">
        <w:t xml:space="preserve">, não </w:t>
      </w:r>
      <w:r w:rsidR="00735968">
        <w:t>foi possível</w:t>
      </w:r>
      <w:r w:rsidR="008D6E87">
        <w:t xml:space="preserve"> completar todos os objetivos previstos até à finalização deste relatório. </w:t>
      </w:r>
      <w:del w:id="709" w:author="José Fonseca" w:date="2015-11-27T17:45:00Z">
        <w:r w:rsidR="008D6E87" w:rsidDel="000F44AA">
          <w:delText>Nomeadamente, o</w:delText>
        </w:r>
      </w:del>
      <w:ins w:id="710" w:author="José Fonseca" w:date="2015-11-27T17:45:00Z">
        <w:r w:rsidR="000F44AA">
          <w:t>O</w:t>
        </w:r>
      </w:ins>
      <w:r w:rsidR="008D6E87">
        <w:t xml:space="preserve">s objetivos que </w:t>
      </w:r>
      <w:ins w:id="711" w:author="José Fonseca" w:date="2015-11-27T17:45:00Z">
        <w:r w:rsidR="000F44AA">
          <w:t>se encontram p</w:t>
        </w:r>
      </w:ins>
      <w:ins w:id="712" w:author="José Fonseca" w:date="2015-11-27T17:46:00Z">
        <w:r w:rsidR="000F44AA">
          <w:t>or</w:t>
        </w:r>
      </w:ins>
      <w:ins w:id="713" w:author="José Fonseca" w:date="2015-11-27T17:45:00Z">
        <w:r w:rsidR="000F44AA">
          <w:t xml:space="preserve"> finalizar </w:t>
        </w:r>
      </w:ins>
      <w:del w:id="714" w:author="José Fonseca" w:date="2015-11-27T17:46:00Z">
        <w:r w:rsidR="008D6E87" w:rsidDel="000F44AA">
          <w:delText>não consegui completar foram</w:delText>
        </w:r>
      </w:del>
      <w:ins w:id="715" w:author="José Fonseca" w:date="2015-11-27T17:46:00Z">
        <w:r w:rsidR="000F44AA">
          <w:t>são</w:t>
        </w:r>
      </w:ins>
      <w:r w:rsidR="008D6E87">
        <w:t>:</w:t>
      </w:r>
    </w:p>
    <w:p w14:paraId="3DC0F68C" w14:textId="77777777" w:rsidR="00735968" w:rsidRDefault="00735968" w:rsidP="00A71114">
      <w:pPr>
        <w:pStyle w:val="ListParagraph"/>
        <w:numPr>
          <w:ilvl w:val="0"/>
          <w:numId w:val="29"/>
        </w:numPr>
      </w:pPr>
      <w:commentRangeStart w:id="716"/>
      <w:r>
        <w:t>Duplicar mapas de boleias p</w:t>
      </w:r>
      <w:r w:rsidR="00CD0E9F">
        <w:t>ara semestres, anos</w:t>
      </w:r>
      <w:r>
        <w:t xml:space="preserve">. </w:t>
      </w:r>
    </w:p>
    <w:p w14:paraId="2EBF3339" w14:textId="77777777" w:rsidR="00735968" w:rsidRDefault="00735968" w:rsidP="00A71114">
      <w:pPr>
        <w:pStyle w:val="ListParagraph"/>
        <w:numPr>
          <w:ilvl w:val="0"/>
          <w:numId w:val="29"/>
        </w:numPr>
      </w:pPr>
      <w:r>
        <w:t>Preencher mapas automaticamente de acordo com as boleia</w:t>
      </w:r>
      <w:r w:rsidR="00CD0E9F">
        <w:t>s contabilizadas de cada membro.</w:t>
      </w:r>
    </w:p>
    <w:p w14:paraId="781CEDCA" w14:textId="77777777" w:rsidR="00CD0E9F" w:rsidRDefault="00735968" w:rsidP="00A71114">
      <w:pPr>
        <w:pStyle w:val="ListParagraph"/>
        <w:numPr>
          <w:ilvl w:val="0"/>
          <w:numId w:val="29"/>
        </w:numPr>
        <w:rPr>
          <w:lang w:eastAsia="ja-JP"/>
        </w:rPr>
      </w:pPr>
      <w:r w:rsidRPr="00525E39">
        <w:t>Ca</w:t>
      </w:r>
      <w:r>
        <w:t xml:space="preserve">lcular a redução da pegada de </w:t>
      </w:r>
      <w:r w:rsidRPr="00525E39">
        <w:t>carbono</w:t>
      </w:r>
      <w:r w:rsidR="00CD0E9F">
        <w:rPr>
          <w:lang w:eastAsia="ja-JP"/>
        </w:rPr>
        <w:t xml:space="preserve">. </w:t>
      </w:r>
    </w:p>
    <w:p w14:paraId="08DB67A8" w14:textId="77777777" w:rsidR="00735968" w:rsidRDefault="00735968" w:rsidP="00A71114">
      <w:pPr>
        <w:pStyle w:val="ListParagraph"/>
        <w:numPr>
          <w:ilvl w:val="0"/>
          <w:numId w:val="29"/>
        </w:numPr>
        <w:rPr>
          <w:lang w:eastAsia="ja-JP"/>
        </w:rPr>
      </w:pPr>
      <w:r w:rsidRPr="00525E39">
        <w:t>Sincroniz</w:t>
      </w:r>
      <w:r w:rsidR="00157D48">
        <w:t xml:space="preserve">ar </w:t>
      </w:r>
      <w:r>
        <w:t xml:space="preserve">a BD das boleias com o Google </w:t>
      </w:r>
      <w:proofErr w:type="spellStart"/>
      <w:r w:rsidRPr="00525E39">
        <w:t>Spreadsheet</w:t>
      </w:r>
      <w:proofErr w:type="spellEnd"/>
      <w:r w:rsidR="00CD0E9F">
        <w:rPr>
          <w:lang w:eastAsia="ja-JP"/>
        </w:rPr>
        <w:t>.</w:t>
      </w:r>
    </w:p>
    <w:p w14:paraId="64244284" w14:textId="77777777" w:rsidR="00735968" w:rsidRPr="00525E39" w:rsidRDefault="00735968" w:rsidP="00A71114">
      <w:pPr>
        <w:pStyle w:val="ListParagraph"/>
        <w:numPr>
          <w:ilvl w:val="0"/>
          <w:numId w:val="29"/>
        </w:numPr>
      </w:pPr>
      <w:r w:rsidRPr="00525E39">
        <w:t>Criar cópias de segurança dos mapas de boleias</w:t>
      </w:r>
      <w:r w:rsidR="00CD0E9F">
        <w:t>.</w:t>
      </w:r>
    </w:p>
    <w:commentRangeEnd w:id="716"/>
    <w:p w14:paraId="5E189B6A" w14:textId="78CB7BF7" w:rsidR="00D43D75" w:rsidRDefault="007B245F" w:rsidP="00735968">
      <w:r>
        <w:rPr>
          <w:rStyle w:val="CommentReference"/>
        </w:rPr>
        <w:commentReference w:id="716"/>
      </w:r>
      <w:ins w:id="717" w:author="José Fonseca" w:date="2015-11-27T17:46:00Z">
        <w:r w:rsidR="00724580">
          <w:t xml:space="preserve">Apesar de não se encontrar totalmente terminada, a aplicação está funcional e </w:t>
        </w:r>
      </w:ins>
      <w:del w:id="718" w:author="José Fonseca" w:date="2015-11-27T17:46:00Z">
        <w:r w:rsidR="00CD0E9F" w:rsidDel="00724580">
          <w:delText xml:space="preserve">Os objetivos anteriores não foram completos devido à falta de tempo por parte do autor. </w:delText>
        </w:r>
        <w:r w:rsidR="00D43D75" w:rsidDel="00724580">
          <w:delText xml:space="preserve">A aplicação </w:delText>
        </w:r>
      </w:del>
      <w:r w:rsidR="00D43D75">
        <w:t xml:space="preserve">encontra-se </w:t>
      </w:r>
      <w:ins w:id="719" w:author="José Fonseca" w:date="2015-11-27T17:46:00Z">
        <w:r w:rsidR="00724580">
          <w:t>dispon</w:t>
        </w:r>
      </w:ins>
      <w:ins w:id="720" w:author="José Fonseca" w:date="2015-11-27T17:47:00Z">
        <w:r w:rsidR="00724580">
          <w:t xml:space="preserve">ível online </w:t>
        </w:r>
      </w:ins>
      <w:r w:rsidR="00D43D75">
        <w:t xml:space="preserve">no site </w:t>
      </w:r>
      <w:commentRangeStart w:id="721"/>
      <w:r w:rsidR="00D43D75">
        <w:t>carpooling-vascof.rhcloud.com</w:t>
      </w:r>
      <w:commentRangeEnd w:id="721"/>
      <w:r w:rsidR="00724580">
        <w:rPr>
          <w:rStyle w:val="CommentReference"/>
        </w:rPr>
        <w:commentReference w:id="721"/>
      </w:r>
      <w:r w:rsidR="00D43D75">
        <w:t xml:space="preserve"> </w:t>
      </w:r>
      <w:del w:id="722" w:author="José Fonseca" w:date="2015-11-27T17:48:00Z">
        <w:r w:rsidR="00D43D75" w:rsidDel="00724580">
          <w:delText xml:space="preserve">na presente data de entrega do relatório (Novembro, 2015) </w:delText>
        </w:r>
      </w:del>
      <w:r w:rsidR="00D43D75">
        <w:t>com as funcionalidades anteriormente mencionadas.</w:t>
      </w:r>
      <w:ins w:id="723" w:author="José Fonseca" w:date="2015-11-27T17:48:00Z">
        <w:r w:rsidR="00724580">
          <w:t xml:space="preserve"> </w:t>
        </w:r>
      </w:ins>
      <w:ins w:id="724" w:author="José Fonseca" w:date="2015-11-27T17:49:00Z">
        <w:r w:rsidR="00724580">
          <w:t>Como a</w:t>
        </w:r>
      </w:ins>
      <w:ins w:id="725" w:author="José Fonseca" w:date="2015-11-27T17:48:00Z">
        <w:r w:rsidR="00724580">
          <w:t xml:space="preserve"> aplicação ainda se encontra em desenvolvimento, as funcionalidades </w:t>
        </w:r>
      </w:ins>
      <w:ins w:id="726" w:author="José Fonseca" w:date="2015-11-27T17:49:00Z">
        <w:r w:rsidR="00724580">
          <w:t>disponibilizadas no site poderão variar no futuro.</w:t>
        </w:r>
      </w:ins>
    </w:p>
    <w:p w14:paraId="710F2D10" w14:textId="5D88C3D7" w:rsidR="00FE6D6E" w:rsidRDefault="00281C90" w:rsidP="00257429">
      <w:r>
        <w:t xml:space="preserve">Para </w:t>
      </w:r>
      <w:ins w:id="727" w:author="José Fonseca" w:date="2015-11-27T17:49:00Z">
        <w:r w:rsidR="00A16DB9">
          <w:t xml:space="preserve">trabalho </w:t>
        </w:r>
      </w:ins>
      <w:r>
        <w:t>futuro</w:t>
      </w:r>
      <w:del w:id="728" w:author="José Fonseca" w:date="2015-11-27T17:49:00Z">
        <w:r w:rsidDel="00A16DB9">
          <w:delText xml:space="preserve"> trabalho</w:delText>
        </w:r>
      </w:del>
      <w:r>
        <w:t>, prevê-</w:t>
      </w:r>
      <w:r w:rsidR="00D43D75">
        <w:t xml:space="preserve">se a </w:t>
      </w:r>
      <w:del w:id="729" w:author="José Fonseca" w:date="2015-11-27T17:49:00Z">
        <w:r w:rsidR="00D43D75" w:rsidDel="00A16DB9">
          <w:delText xml:space="preserve">completação </w:delText>
        </w:r>
      </w:del>
      <w:ins w:id="730" w:author="José Fonseca" w:date="2015-11-27T17:49:00Z">
        <w:r w:rsidR="00A16DB9">
          <w:t xml:space="preserve">conclusão </w:t>
        </w:r>
      </w:ins>
      <w:r w:rsidR="00D43D75">
        <w:t xml:space="preserve">dos objetivos </w:t>
      </w:r>
      <w:del w:id="731" w:author="José Fonseca" w:date="2015-11-27T17:49:00Z">
        <w:r w:rsidR="00D43D75" w:rsidDel="00D64CF5">
          <w:delText>que não foram completados</w:delText>
        </w:r>
        <w:r w:rsidDel="00D64CF5">
          <w:delText xml:space="preserve"> </w:delText>
        </w:r>
      </w:del>
      <w:ins w:id="732" w:author="José Fonseca" w:date="2015-11-27T17:49:00Z">
        <w:r w:rsidR="00D64CF5">
          <w:t xml:space="preserve">em falta </w:t>
        </w:r>
      </w:ins>
      <w:r>
        <w:t xml:space="preserve">e a expansão da </w:t>
      </w:r>
      <w:r w:rsidR="00D43D75">
        <w:t>aplicação</w:t>
      </w:r>
      <w:r>
        <w:t xml:space="preserve"> para um mercado global, ou seja, tornar a aplicação disponível e operacional para qualquer utilizador e não só para um grupo específico de pessoas.</w:t>
      </w:r>
    </w:p>
    <w:commentRangeEnd w:id="663"/>
    <w:p w14:paraId="6E40ACCE" w14:textId="2C59811D" w:rsidR="009C66BE" w:rsidRDefault="00701A3A" w:rsidP="009C66BE">
      <w:r>
        <w:rPr>
          <w:rStyle w:val="CommentReference"/>
        </w:rPr>
        <w:commentReference w:id="663"/>
      </w:r>
      <w:moveFromRangeStart w:id="733" w:author="José Fonseca" w:date="2015-11-27T17:50:00Z" w:name="move310265960"/>
      <w:moveFrom w:id="734" w:author="José Fonseca" w:date="2015-11-27T17:50:00Z">
        <w:r w:rsidR="009C66BE" w:rsidDel="00402F7F">
          <w:t>Concluindo, o que me levou a trabalhar neste projeto foi a oportunidade de abrangir os meus conhecimentos em programação web e design web e a oportunidade de aplicar os conhecimentos que ganhei ao longo do curso num projeto que visa responder a necessidades reais.</w:t>
        </w:r>
      </w:moveFrom>
      <w:moveFromRangeEnd w:id="733"/>
    </w:p>
    <w:p w14:paraId="42324D8D" w14:textId="77777777" w:rsidR="008F3F87" w:rsidRDefault="008F3F87" w:rsidP="00257429">
      <w:pPr>
        <w:sectPr w:rsidR="008F3F87">
          <w:headerReference w:type="default" r:id="rId3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bookmarkStart w:id="735" w:name="_Toc434846664" w:displacedByCustomXml="next"/>
    <w:bookmarkStart w:id="736" w:name="_Toc435806838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462846946"/>
        <w:docPartObj>
          <w:docPartGallery w:val="Bibliographies"/>
          <w:docPartUnique/>
        </w:docPartObj>
      </w:sdtPr>
      <w:sdtEndPr>
        <w:rPr>
          <w:rFonts w:ascii="Times New Roman" w:hAnsi="Times New Roman" w:cs="Times New Roman"/>
        </w:rPr>
      </w:sdtEndPr>
      <w:sdtContent>
        <w:commentRangeStart w:id="737" w:displacedByCustomXml="prev"/>
        <w:p w14:paraId="1ED5F7A9" w14:textId="77777777" w:rsidR="00A527C7" w:rsidRDefault="00D57C67" w:rsidP="00802943">
          <w:pPr>
            <w:pStyle w:val="Heading1"/>
          </w:pPr>
          <w:r>
            <w:t>Bibliografia</w:t>
          </w:r>
          <w:bookmarkEnd w:id="736"/>
          <w:bookmarkEnd w:id="735"/>
          <w:commentRangeEnd w:id="737"/>
          <w:r w:rsidR="003F3308">
            <w:rPr>
              <w:rStyle w:val="CommentReference"/>
              <w:rFonts w:eastAsiaTheme="minorHAnsi"/>
              <w:b w:val="0"/>
              <w:bCs w:val="0"/>
            </w:rPr>
            <w:commentReference w:id="737"/>
          </w:r>
        </w:p>
        <w:sdt>
          <w:sdtPr>
            <w:id w:val="111145805"/>
            <w:bibliography/>
          </w:sdtPr>
          <w:sdtContent>
            <w:p w14:paraId="118AD548" w14:textId="77777777" w:rsidR="00AE5C33" w:rsidRPr="00753CB8" w:rsidRDefault="00A527C7" w:rsidP="00AE5C33">
              <w:pPr>
                <w:pStyle w:val="Bibliography"/>
                <w:rPr>
                  <w:noProof/>
                  <w:lang w:val="en-US"/>
                </w:rPr>
              </w:pPr>
              <w:r>
                <w:fldChar w:fldCharType="begin"/>
              </w:r>
              <w:r w:rsidRPr="00C90493">
                <w:rPr>
                  <w:lang w:val="en-US"/>
                </w:rPr>
                <w:instrText xml:space="preserve"> BIBLIOGRAPHY </w:instrText>
              </w:r>
              <w:r>
                <w:fldChar w:fldCharType="separate"/>
              </w:r>
              <w:r w:rsidR="00AE5C33" w:rsidRPr="00753CB8">
                <w:rPr>
                  <w:noProof/>
                  <w:lang w:val="en-US"/>
                </w:rPr>
                <w:t xml:space="preserve">1. Extreme Programing. </w:t>
              </w:r>
              <w:r w:rsidR="00AE5C33" w:rsidRPr="00753CB8">
                <w:rPr>
                  <w:i/>
                  <w:iCs/>
                  <w:noProof/>
                  <w:lang w:val="en-US"/>
                </w:rPr>
                <w:t xml:space="preserve">USFCS. </w:t>
              </w:r>
              <w:r w:rsidR="00AE5C33" w:rsidRPr="00753CB8">
                <w:rPr>
                  <w:noProof/>
                  <w:lang w:val="en-US"/>
                </w:rPr>
                <w:t>[Online] http://www.cs.usfca.edu/~parrt/course/601/lectures/xp.html.</w:t>
              </w:r>
            </w:p>
            <w:p w14:paraId="1624D831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2. Regional ITS Architecture Guidance Document.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FHWA Operations. </w:t>
              </w:r>
              <w:r w:rsidRPr="00753CB8">
                <w:rPr>
                  <w:noProof/>
                  <w:lang w:val="en-US"/>
                </w:rPr>
                <w:t>[Online] http://ops.fhwa.dot.gov/publications/regitsarchguide/5defineint.htm.</w:t>
              </w:r>
            </w:p>
            <w:p w14:paraId="1E8689A6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3. Wikipedia - Use Case Diagram.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Wikipedia. </w:t>
              </w:r>
              <w:r w:rsidRPr="00753CB8">
                <w:rPr>
                  <w:noProof/>
                  <w:lang w:val="en-US"/>
                </w:rPr>
                <w:t>[Online] https://en.wikipedia.org/wiki/Use_Case_Diagram.</w:t>
              </w:r>
            </w:p>
            <w:p w14:paraId="2A5B6179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4. Mozilla Developer Network.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HTML | MDN. </w:t>
              </w:r>
              <w:r w:rsidRPr="00753CB8">
                <w:rPr>
                  <w:noProof/>
                  <w:lang w:val="en-US"/>
                </w:rPr>
                <w:t>[Online] https://developer.mozilla.org/en-US/docs/Web/HTML.</w:t>
              </w:r>
            </w:p>
            <w:p w14:paraId="0EB73354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5. W3 - CSS.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W3. </w:t>
              </w:r>
              <w:r w:rsidRPr="00753CB8">
                <w:rPr>
                  <w:noProof/>
                  <w:lang w:val="en-US"/>
                </w:rPr>
                <w:t>[Online] http://www.w3.org/TR/2011/REC-CSS2-20110607/about.html.</w:t>
              </w:r>
            </w:p>
            <w:p w14:paraId="2538E539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6. PHP: Prefácio - Manual.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PHP. </w:t>
              </w:r>
              <w:r w:rsidRPr="00753CB8">
                <w:rPr>
                  <w:noProof/>
                  <w:lang w:val="en-US"/>
                </w:rPr>
                <w:t>[Online] http://php.net/manual/pt_BR/preface.php.</w:t>
              </w:r>
            </w:p>
            <w:p w14:paraId="12BE8F08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7. W3Schools - AJAX.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W3Schools. </w:t>
              </w:r>
              <w:r w:rsidRPr="00753CB8">
                <w:rPr>
                  <w:noProof/>
                  <w:lang w:val="en-US"/>
                </w:rPr>
                <w:t>[Online] http://www.w3schools.com/ajax/ajax_intro.asp.</w:t>
              </w:r>
            </w:p>
            <w:p w14:paraId="3381D8C9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8. MySQL::Why MySQL?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MySQL. </w:t>
              </w:r>
              <w:r w:rsidRPr="00753CB8">
                <w:rPr>
                  <w:noProof/>
                  <w:lang w:val="en-US"/>
                </w:rPr>
                <w:t>[Online] http://www.mysql.com/why-mysql/.</w:t>
              </w:r>
            </w:p>
            <w:p w14:paraId="17665750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9. GitHub | Crunchbase.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Crunchbase. </w:t>
              </w:r>
              <w:r w:rsidRPr="00753CB8">
                <w:rPr>
                  <w:noProof/>
                  <w:lang w:val="en-US"/>
                </w:rPr>
                <w:t>[Online] https://www.crunchbase.com/organization/github.</w:t>
              </w:r>
            </w:p>
            <w:p w14:paraId="4C3045B2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10. </w:t>
              </w:r>
              <w:r w:rsidRPr="00753CB8">
                <w:rPr>
                  <w:b/>
                  <w:bCs/>
                  <w:noProof/>
                  <w:lang w:val="en-US"/>
                </w:rPr>
                <w:t>DUCKETT, JON.</w:t>
              </w:r>
              <w:r w:rsidRPr="00753CB8">
                <w:rPr>
                  <w:noProof/>
                  <w:lang w:val="en-US"/>
                </w:rPr>
                <w:t xml:space="preserve">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HTML &amp; CSS. </w:t>
              </w:r>
              <w:r w:rsidRPr="00753CB8">
                <w:rPr>
                  <w:noProof/>
                  <w:lang w:val="en-US"/>
                </w:rPr>
                <w:t>Indiapolis : John Wiley &amp; Sons, Inc, 2011.</w:t>
              </w:r>
            </w:p>
            <w:p w14:paraId="72EE88E4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11. Bootstrap.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Bootstrap. </w:t>
              </w:r>
              <w:r w:rsidRPr="00753CB8">
                <w:rPr>
                  <w:noProof/>
                  <w:lang w:val="en-US"/>
                </w:rPr>
                <w:t>[Online] http://getbootstrap.com.</w:t>
              </w:r>
            </w:p>
            <w:p w14:paraId="44067AC1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12.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Stack Overflow. </w:t>
              </w:r>
              <w:r w:rsidRPr="00753CB8">
                <w:rPr>
                  <w:noProof/>
                  <w:lang w:val="en-US"/>
                </w:rPr>
                <w:t>[Online] http://stackoverflow.com/.</w:t>
              </w:r>
            </w:p>
            <w:p w14:paraId="47A0158E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13.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W3Schools Online Web Tutorials. </w:t>
              </w:r>
              <w:r w:rsidRPr="00753CB8">
                <w:rPr>
                  <w:noProof/>
                  <w:lang w:val="en-US"/>
                </w:rPr>
                <w:t>[Online] http://www.w3schools.com/.</w:t>
              </w:r>
            </w:p>
            <w:p w14:paraId="6367C173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14. Biblioteca Digital do IPG. </w:t>
              </w:r>
              <w:r>
                <w:rPr>
                  <w:i/>
                  <w:iCs/>
                  <w:noProof/>
                </w:rPr>
                <w:t xml:space="preserve">Biblioteca Digital do IPG. </w:t>
              </w:r>
              <w:r w:rsidRPr="00753CB8">
                <w:rPr>
                  <w:noProof/>
                  <w:lang w:val="en-US"/>
                </w:rPr>
                <w:t>[Online] http://bdigital.ipg.pt/dspace/.</w:t>
              </w:r>
            </w:p>
            <w:p w14:paraId="1E7542F4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15. Calculating color contrast.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24Ways. </w:t>
              </w:r>
              <w:r w:rsidRPr="00753CB8">
                <w:rPr>
                  <w:noProof/>
                  <w:lang w:val="en-US"/>
                </w:rPr>
                <w:t>[Online] http://24ways.org/2010/calculating-color-contrast/.</w:t>
              </w:r>
            </w:p>
            <w:p w14:paraId="13964CE1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16. Moqups.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Moqups. </w:t>
              </w:r>
              <w:r w:rsidRPr="00753CB8">
                <w:rPr>
                  <w:noProof/>
                  <w:lang w:val="en-US"/>
                </w:rPr>
                <w:t>[Online] moqups.com.</w:t>
              </w:r>
            </w:p>
            <w:p w14:paraId="08101D19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17. Palleton - The Color Scheme Designer.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Palleton - The Color Scheme Designer. </w:t>
              </w:r>
              <w:r w:rsidRPr="00753CB8">
                <w:rPr>
                  <w:noProof/>
                  <w:lang w:val="en-US"/>
                </w:rPr>
                <w:t>[Online] http://paletton.com/.</w:t>
              </w:r>
            </w:p>
            <w:p w14:paraId="6D38F4E3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lastRenderedPageBreak/>
                <w:t xml:space="preserve">18. Usage | ColorSchemeDesigner.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ColorSchemeDesigner. </w:t>
              </w:r>
              <w:r w:rsidRPr="00753CB8">
                <w:rPr>
                  <w:noProof/>
                  <w:lang w:val="en-US"/>
                </w:rPr>
                <w:t>[Online] http://www.colorschemedesigner.com/blog/usage/.</w:t>
              </w:r>
            </w:p>
            <w:p w14:paraId="3D179A22" w14:textId="77777777" w:rsidR="00AE5C33" w:rsidRPr="00753CB8" w:rsidRDefault="00AE5C33" w:rsidP="00AE5C33">
              <w:pPr>
                <w:pStyle w:val="Bibliography"/>
                <w:rPr>
                  <w:noProof/>
                  <w:lang w:val="en-US"/>
                </w:rPr>
              </w:pPr>
              <w:r w:rsidRPr="00753CB8">
                <w:rPr>
                  <w:noProof/>
                  <w:lang w:val="en-US"/>
                </w:rPr>
                <w:t xml:space="preserve">19. </w:t>
              </w:r>
              <w:r w:rsidRPr="00753CB8">
                <w:rPr>
                  <w:b/>
                  <w:bCs/>
                  <w:noProof/>
                  <w:lang w:val="en-US"/>
                </w:rPr>
                <w:t>Snyder, Chris, Myer, Thomas e Southwell, Michael.</w:t>
              </w:r>
              <w:r w:rsidRPr="00753CB8">
                <w:rPr>
                  <w:noProof/>
                  <w:lang w:val="en-US"/>
                </w:rPr>
                <w:t xml:space="preserve"> </w:t>
              </w:r>
              <w:r w:rsidRPr="00753CB8">
                <w:rPr>
                  <w:i/>
                  <w:iCs/>
                  <w:noProof/>
                  <w:lang w:val="en-US"/>
                </w:rPr>
                <w:t xml:space="preserve">Pro PHP Security. </w:t>
              </w:r>
              <w:r w:rsidRPr="00753CB8">
                <w:rPr>
                  <w:noProof/>
                  <w:lang w:val="en-US"/>
                </w:rPr>
                <w:t>New York : Springer Science+Business Media, LLC., 2010.</w:t>
              </w:r>
            </w:p>
            <w:p w14:paraId="4D80D2F5" w14:textId="77777777" w:rsidR="00B4747C" w:rsidRDefault="00A527C7" w:rsidP="00AE5C33">
              <w:pPr>
                <w:pStyle w:val="Bibliography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229DB37" w14:textId="77777777" w:rsidR="00B4747C" w:rsidRDefault="00B4747C" w:rsidP="00257429">
      <w:pPr>
        <w:sectPr w:rsidR="00B4747C">
          <w:headerReference w:type="default" r:id="rId3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ACBC17E" w14:textId="77777777" w:rsidR="00B4747C" w:rsidRDefault="00B4747C" w:rsidP="00786750">
      <w:pPr>
        <w:pStyle w:val="Heading1"/>
        <w:jc w:val="center"/>
      </w:pPr>
      <w:bookmarkStart w:id="738" w:name="_Toc434846665"/>
      <w:bookmarkStart w:id="739" w:name="_Toc435806839"/>
      <w:r>
        <w:lastRenderedPageBreak/>
        <w:t>Anexos</w:t>
      </w:r>
      <w:bookmarkEnd w:id="738"/>
      <w:bookmarkEnd w:id="739"/>
    </w:p>
    <w:p w14:paraId="75CAE9EB" w14:textId="77777777" w:rsidR="00786750" w:rsidRDefault="00786750" w:rsidP="00786750">
      <w:r>
        <w:br w:type="page"/>
      </w:r>
    </w:p>
    <w:p w14:paraId="047CD2FD" w14:textId="77777777" w:rsidR="00D6719C" w:rsidRDefault="00D6719C" w:rsidP="00802943">
      <w:pPr>
        <w:pStyle w:val="NoSpacing"/>
        <w:numPr>
          <w:ilvl w:val="0"/>
          <w:numId w:val="17"/>
        </w:numPr>
      </w:pPr>
      <w:bookmarkStart w:id="740" w:name="AnexoA"/>
      <w:r>
        <w:lastRenderedPageBreak/>
        <w:t>Anexo A</w:t>
      </w:r>
      <w:bookmarkEnd w:id="7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51CDC" w14:paraId="7237B268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43B6D5B4" w14:textId="77777777" w:rsidR="00751CDC" w:rsidRDefault="00751CDC" w:rsidP="00257429">
            <w:r>
              <w:t>Nome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13128" w14:textId="77777777" w:rsidR="00751CDC" w:rsidRDefault="00751CDC" w:rsidP="00257429">
            <w:r>
              <w:t>Alterar boleia</w:t>
            </w:r>
          </w:p>
        </w:tc>
      </w:tr>
      <w:tr w:rsidR="00751CDC" w14:paraId="09A131BE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5DC428AE" w14:textId="77777777" w:rsidR="00751CDC" w:rsidRDefault="00751CDC" w:rsidP="00257429">
            <w:r>
              <w:t>Objetivo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98070" w14:textId="77777777" w:rsidR="00751CDC" w:rsidRDefault="00751CDC" w:rsidP="00257429">
            <w:r>
              <w:t xml:space="preserve">O ator altera uma boleia </w:t>
            </w:r>
          </w:p>
        </w:tc>
      </w:tr>
      <w:tr w:rsidR="00751CDC" w14:paraId="5014F966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07FDEC77" w14:textId="77777777" w:rsidR="00751CDC" w:rsidRDefault="00751CDC" w:rsidP="00257429">
            <w:r>
              <w:t>Prioridade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54BAD" w14:textId="77777777" w:rsidR="00751CDC" w:rsidRDefault="0096662E" w:rsidP="00257429">
            <w:r>
              <w:t>Média</w:t>
            </w:r>
          </w:p>
        </w:tc>
      </w:tr>
      <w:tr w:rsidR="00751CDC" w14:paraId="263476C9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4FB097D1" w14:textId="77777777" w:rsidR="00751CDC" w:rsidRDefault="00751CDC" w:rsidP="00257429">
            <w:r>
              <w:t>Pré-condição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D1DFE" w14:textId="77777777" w:rsidR="00751CDC" w:rsidRDefault="00751CDC" w:rsidP="00257429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751CDC" w14:paraId="3D43AB04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45BDCADF" w14:textId="77777777" w:rsidR="00751CDC" w:rsidRDefault="00751CDC" w:rsidP="00257429">
            <w:r>
              <w:t>Cenário principal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C9C4A" w14:textId="77777777" w:rsidR="00751CDC" w:rsidRDefault="00751CDC" w:rsidP="00A71114">
            <w:pPr>
              <w:pStyle w:val="ListParagraph"/>
              <w:numPr>
                <w:ilvl w:val="0"/>
                <w:numId w:val="18"/>
              </w:numPr>
            </w:pPr>
            <w:r>
              <w:t xml:space="preserve">O Caso de Uso começa quando o ator clica no botão “Alterar”  após </w:t>
            </w:r>
            <w:r w:rsidR="00B256E2">
              <w:t>selecionar</w:t>
            </w:r>
            <w:r>
              <w:t xml:space="preserve"> uma boleia.</w:t>
            </w:r>
          </w:p>
          <w:p w14:paraId="6DA47D1A" w14:textId="77777777" w:rsidR="00751CDC" w:rsidRDefault="00751CDC" w:rsidP="00A71114">
            <w:pPr>
              <w:pStyle w:val="ListParagraph"/>
              <w:numPr>
                <w:ilvl w:val="0"/>
                <w:numId w:val="18"/>
              </w:numPr>
            </w:pPr>
            <w:r>
              <w:t>O sistema apresenta o formulário “Alterar boleia”</w:t>
            </w:r>
          </w:p>
          <w:p w14:paraId="5A602D74" w14:textId="77777777" w:rsidR="00751CDC" w:rsidRDefault="00751CDC" w:rsidP="00A71114">
            <w:pPr>
              <w:pStyle w:val="ListParagraph"/>
              <w:numPr>
                <w:ilvl w:val="0"/>
                <w:numId w:val="18"/>
              </w:numPr>
            </w:pPr>
            <w:r>
              <w:t>O ator preenche os campos obrigatórios.</w:t>
            </w:r>
          </w:p>
          <w:p w14:paraId="36BCA145" w14:textId="77777777" w:rsidR="00751CDC" w:rsidRDefault="00751CDC" w:rsidP="00A71114">
            <w:pPr>
              <w:pStyle w:val="ListParagraph"/>
              <w:numPr>
                <w:ilvl w:val="0"/>
                <w:numId w:val="18"/>
              </w:numPr>
            </w:pPr>
            <w:r>
              <w:t>O ator clica no botão “Ok”, confirmando os dados</w:t>
            </w:r>
          </w:p>
          <w:p w14:paraId="7D839DA4" w14:textId="77777777" w:rsidR="00751CDC" w:rsidRDefault="00751CDC" w:rsidP="00A71114">
            <w:pPr>
              <w:pStyle w:val="ListParagraph"/>
              <w:numPr>
                <w:ilvl w:val="0"/>
                <w:numId w:val="18"/>
              </w:numPr>
            </w:pPr>
            <w:r>
              <w:t>O sistema regista os dados</w:t>
            </w:r>
          </w:p>
        </w:tc>
      </w:tr>
      <w:tr w:rsidR="00751CDC" w14:paraId="0C84B809" w14:textId="77777777" w:rsidTr="009A083D">
        <w:trPr>
          <w:trHeight w:val="55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68049DD4" w14:textId="77777777" w:rsidR="00751CDC" w:rsidRDefault="00751CDC" w:rsidP="00257429">
            <w:r>
              <w:t>Cenário alternativo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7C501" w14:textId="77777777" w:rsidR="00751CDC" w:rsidRDefault="00751CDC" w:rsidP="00257429">
            <w:r>
              <w:t>O ator pode cancelar a operação a qualquer momento.</w:t>
            </w:r>
          </w:p>
          <w:p w14:paraId="54BD7BEC" w14:textId="77777777" w:rsidR="00751CDC" w:rsidRDefault="00751CDC" w:rsidP="00A71114">
            <w:pPr>
              <w:pStyle w:val="ListParagraph"/>
              <w:numPr>
                <w:ilvl w:val="0"/>
                <w:numId w:val="16"/>
              </w:numPr>
            </w:pPr>
            <w:r>
              <w:t>a. O ator não preenche todos os campos obrigatórios e aparece uma mensagem de erro.</w:t>
            </w:r>
          </w:p>
          <w:p w14:paraId="0447EE4C" w14:textId="77777777" w:rsidR="00751CDC" w:rsidRDefault="00751CDC" w:rsidP="00257429">
            <w:r>
              <w:t>4.  b. Se a sintaxe de algum campo estiver incorreta, mostra mensagem de erro.</w:t>
            </w:r>
          </w:p>
          <w:p w14:paraId="568D79C1" w14:textId="77777777" w:rsidR="00751CDC" w:rsidRDefault="006C7F20" w:rsidP="00257429">
            <w:r>
              <w:t>4   c. Se a boleia faz parte de uma repetição, o sistema apresenta uma mensagem para alterar todas as boleias</w:t>
            </w:r>
            <w:r w:rsidR="00876527">
              <w:t xml:space="preserve"> da repetição</w:t>
            </w:r>
            <w:r>
              <w:t>.</w:t>
            </w:r>
          </w:p>
        </w:tc>
      </w:tr>
      <w:tr w:rsidR="00751CDC" w14:paraId="4D4F4A75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5A94D95B" w14:textId="77777777" w:rsidR="00751CDC" w:rsidRDefault="00751CDC" w:rsidP="00257429">
            <w:r>
              <w:t>Pós-condição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358B8" w14:textId="77777777" w:rsidR="00751CDC" w:rsidRDefault="00751CDC" w:rsidP="00257429">
            <w:r>
              <w:t>É enviad</w:t>
            </w:r>
            <w:r w:rsidR="000C3F80">
              <w:t>o</w:t>
            </w:r>
            <w:r>
              <w:t xml:space="preserve"> um email para todos os passageiros da boleia a informar da alteração efetuada.</w:t>
            </w:r>
          </w:p>
        </w:tc>
      </w:tr>
      <w:tr w:rsidR="00751CDC" w14:paraId="7A89ECFC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75E84C82" w14:textId="77777777" w:rsidR="00751CDC" w:rsidRDefault="00751CDC" w:rsidP="00257429">
            <w:r>
              <w:t>Casos de teste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C078B" w14:textId="77777777" w:rsidR="00751CDC" w:rsidRDefault="00751CDC" w:rsidP="00A71114">
            <w:pPr>
              <w:pStyle w:val="ListParagraph"/>
              <w:numPr>
                <w:ilvl w:val="0"/>
                <w:numId w:val="1"/>
              </w:numPr>
            </w:pPr>
            <w:r>
              <w:t xml:space="preserve">Verificar se o mapa de boleias é </w:t>
            </w:r>
            <w:r w:rsidR="00B256E2">
              <w:t>atualizado</w:t>
            </w:r>
            <w:r>
              <w:t xml:space="preserve"> corretamente.</w:t>
            </w:r>
          </w:p>
          <w:p w14:paraId="0D4A4421" w14:textId="77777777" w:rsidR="00751CDC" w:rsidRDefault="00751CDC" w:rsidP="00A71114">
            <w:pPr>
              <w:pStyle w:val="ListParagraph"/>
              <w:numPr>
                <w:ilvl w:val="0"/>
                <w:numId w:val="1"/>
              </w:numPr>
            </w:pPr>
            <w:r>
              <w:t>Verificar se as estatísticas são atualizadas corretamente.</w:t>
            </w:r>
          </w:p>
          <w:p w14:paraId="7524575D" w14:textId="77777777" w:rsidR="00751CDC" w:rsidRDefault="00751CDC" w:rsidP="00A71114">
            <w:pPr>
              <w:pStyle w:val="ListParagraph"/>
              <w:numPr>
                <w:ilvl w:val="0"/>
                <w:numId w:val="1"/>
              </w:numPr>
            </w:pPr>
            <w:r>
              <w:t xml:space="preserve">Verificar se os campos são preenchidos </w:t>
            </w:r>
            <w:r w:rsidR="00B256E2">
              <w:t>corretamente</w:t>
            </w:r>
          </w:p>
          <w:p w14:paraId="0E387F87" w14:textId="77777777" w:rsidR="00751CDC" w:rsidRDefault="00751CDC" w:rsidP="00A71114">
            <w:pPr>
              <w:pStyle w:val="ListParagraph"/>
              <w:numPr>
                <w:ilvl w:val="0"/>
                <w:numId w:val="2"/>
              </w:numPr>
            </w:pPr>
            <w:r>
              <w:t xml:space="preserve">Se os campos numéricos só contêm </w:t>
            </w:r>
            <w:r w:rsidR="00B256E2">
              <w:t>carateres</w:t>
            </w:r>
            <w:r>
              <w:t xml:space="preserve"> </w:t>
            </w:r>
            <w:r w:rsidR="00B256E2">
              <w:t>numéricos</w:t>
            </w:r>
            <w:r>
              <w:t>.</w:t>
            </w:r>
          </w:p>
          <w:p w14:paraId="28811185" w14:textId="77777777" w:rsidR="00751CDC" w:rsidRDefault="00751CDC" w:rsidP="00A71114">
            <w:pPr>
              <w:pStyle w:val="ListParagraph"/>
              <w:numPr>
                <w:ilvl w:val="0"/>
                <w:numId w:val="2"/>
              </w:numPr>
            </w:pPr>
            <w:r>
              <w:t xml:space="preserve">Se os campos alfabéticos só contêm </w:t>
            </w:r>
            <w:r w:rsidR="00B256E2">
              <w:t>carateres</w:t>
            </w:r>
            <w:r>
              <w:t xml:space="preserve"> alfabéticos.</w:t>
            </w:r>
          </w:p>
        </w:tc>
      </w:tr>
    </w:tbl>
    <w:p w14:paraId="18557F4D" w14:textId="77777777" w:rsidR="00C02870" w:rsidRDefault="00083E63" w:rsidP="00083E63">
      <w:pPr>
        <w:pStyle w:val="Caption"/>
      </w:pPr>
      <w:bookmarkStart w:id="741" w:name="_Toc435778874"/>
      <w:r>
        <w:t xml:space="preserve">Tabela </w:t>
      </w:r>
      <w:fldSimple w:instr=" SEQ Tabela \* ARABIC ">
        <w:r w:rsidR="00B27109">
          <w:rPr>
            <w:noProof/>
          </w:rPr>
          <w:t>19</w:t>
        </w:r>
      </w:fldSimple>
      <w:r>
        <w:t xml:space="preserve"> - Descrição do caso de uso "Alterar boleia"</w:t>
      </w:r>
      <w:bookmarkEnd w:id="741"/>
    </w:p>
    <w:p w14:paraId="23017B46" w14:textId="77777777" w:rsidR="00C02870" w:rsidRDefault="00C02870">
      <w:pPr>
        <w:spacing w:line="276" w:lineRule="auto"/>
        <w:jc w:val="left"/>
        <w:rPr>
          <w:rFonts w:asciiTheme="minorHAnsi" w:hAnsiTheme="minorHAnsi" w:cstheme="minorBidi"/>
          <w:sz w:val="40"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B47760" w14:paraId="180F1E70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0AE2FF27" w14:textId="77777777" w:rsidR="00B47760" w:rsidRDefault="00B47760" w:rsidP="00257429">
            <w:r>
              <w:lastRenderedPageBreak/>
              <w:t>Nome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34306" w14:textId="77777777" w:rsidR="00B47760" w:rsidRDefault="00B47760" w:rsidP="00257429">
            <w:r>
              <w:t>Entrar numa boleia</w:t>
            </w:r>
          </w:p>
        </w:tc>
      </w:tr>
      <w:tr w:rsidR="00B47760" w14:paraId="14169AC6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170F7FB0" w14:textId="77777777" w:rsidR="00B47760" w:rsidRDefault="00B47760" w:rsidP="00257429">
            <w:r>
              <w:t>Objetivo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243FA" w14:textId="77777777" w:rsidR="00B47760" w:rsidRDefault="00B47760" w:rsidP="00257429">
            <w:r>
              <w:t xml:space="preserve">O ator entra numa boleia </w:t>
            </w:r>
          </w:p>
        </w:tc>
      </w:tr>
      <w:tr w:rsidR="00B47760" w14:paraId="529FA706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423C6650" w14:textId="77777777" w:rsidR="00B47760" w:rsidRDefault="00B47760" w:rsidP="00257429">
            <w:r>
              <w:t>Prioridade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DD060" w14:textId="77777777" w:rsidR="00B47760" w:rsidRDefault="00B47760" w:rsidP="00257429">
            <w:r>
              <w:t>Alta</w:t>
            </w:r>
          </w:p>
        </w:tc>
      </w:tr>
      <w:tr w:rsidR="00B47760" w14:paraId="1F1E9D2F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51D77B34" w14:textId="77777777" w:rsidR="00B47760" w:rsidRDefault="00B47760" w:rsidP="00257429">
            <w:r>
              <w:t>Pré-condição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E548E" w14:textId="77777777" w:rsidR="00B47760" w:rsidRDefault="00B47760" w:rsidP="00257429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B47760" w14:paraId="2A71BFF5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7480E67E" w14:textId="77777777" w:rsidR="00B47760" w:rsidRDefault="00B47760" w:rsidP="00257429">
            <w:r>
              <w:t>Cenário principal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7687C" w14:textId="77777777" w:rsidR="00B47760" w:rsidRDefault="00B47760" w:rsidP="00A71114">
            <w:pPr>
              <w:pStyle w:val="ListParagraph"/>
              <w:numPr>
                <w:ilvl w:val="0"/>
                <w:numId w:val="19"/>
              </w:numPr>
            </w:pPr>
            <w:r>
              <w:t>O Caso de Uso começa quando o ator clica no botão “</w:t>
            </w:r>
            <w:r w:rsidR="00EE6DBC">
              <w:t>Entrar</w:t>
            </w:r>
            <w:r>
              <w:t xml:space="preserve">” </w:t>
            </w:r>
            <w:r w:rsidR="00EE6DBC">
              <w:t xml:space="preserve"> após </w:t>
            </w:r>
            <w:r w:rsidR="00B256E2">
              <w:t>selecionar</w:t>
            </w:r>
            <w:r w:rsidR="00EE6DBC">
              <w:t xml:space="preserve"> uma boleia.</w:t>
            </w:r>
          </w:p>
          <w:p w14:paraId="6D10287F" w14:textId="77777777" w:rsidR="00B47760" w:rsidRDefault="00B47760" w:rsidP="00A71114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apresenta o formulário “Inserir </w:t>
            </w:r>
            <w:r w:rsidR="00EE6DBC">
              <w:t>pa</w:t>
            </w:r>
            <w:r w:rsidR="00751CDC">
              <w:t>s</w:t>
            </w:r>
            <w:r w:rsidR="00EE6DBC">
              <w:t>sageiro</w:t>
            </w:r>
            <w:r>
              <w:t>”</w:t>
            </w:r>
          </w:p>
          <w:p w14:paraId="1FEE8CF8" w14:textId="77777777" w:rsidR="00B47760" w:rsidRDefault="00B47760" w:rsidP="00A71114">
            <w:pPr>
              <w:pStyle w:val="ListParagraph"/>
              <w:numPr>
                <w:ilvl w:val="0"/>
                <w:numId w:val="19"/>
              </w:numPr>
            </w:pPr>
            <w:r>
              <w:t>O ator preenche os campos obrigatórios.</w:t>
            </w:r>
          </w:p>
          <w:p w14:paraId="1DA2D140" w14:textId="77777777" w:rsidR="00B47760" w:rsidRDefault="00B47760" w:rsidP="00A71114">
            <w:pPr>
              <w:pStyle w:val="ListParagraph"/>
              <w:numPr>
                <w:ilvl w:val="0"/>
                <w:numId w:val="19"/>
              </w:numPr>
            </w:pPr>
            <w:r>
              <w:t>O ator clica no botão “Ok”, confirmando os dados</w:t>
            </w:r>
          </w:p>
          <w:p w14:paraId="0A423ED9" w14:textId="77777777" w:rsidR="00B47760" w:rsidRDefault="00B47760" w:rsidP="00A71114">
            <w:pPr>
              <w:pStyle w:val="ListParagraph"/>
              <w:numPr>
                <w:ilvl w:val="0"/>
                <w:numId w:val="19"/>
              </w:numPr>
            </w:pPr>
            <w:r>
              <w:t>O sistema regista os dados</w:t>
            </w:r>
          </w:p>
        </w:tc>
      </w:tr>
      <w:tr w:rsidR="00B47760" w14:paraId="75F4F84F" w14:textId="77777777" w:rsidTr="009A083D">
        <w:trPr>
          <w:trHeight w:val="55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68DDEB86" w14:textId="77777777" w:rsidR="00B47760" w:rsidRDefault="00B47760" w:rsidP="00257429">
            <w:r>
              <w:t>Cenário alternativo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657F" w14:textId="77777777" w:rsidR="00B47760" w:rsidRDefault="00B47760" w:rsidP="00257429">
            <w:r>
              <w:t>O ator pode cancelar</w:t>
            </w:r>
            <w:r w:rsidR="00EE6DBC">
              <w:t xml:space="preserve"> a operação a qualquer momento.</w:t>
            </w:r>
          </w:p>
          <w:p w14:paraId="5EBF8F9A" w14:textId="77777777" w:rsidR="00876527" w:rsidRDefault="00B47760" w:rsidP="00257429">
            <w:r>
              <w:t>4. a. O ator não preenche todos os campos obrigatórios e aparece uma mensagem de erro.</w:t>
            </w:r>
          </w:p>
        </w:tc>
      </w:tr>
      <w:tr w:rsidR="00B47760" w14:paraId="30D80732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51E6E815" w14:textId="77777777" w:rsidR="00B47760" w:rsidRDefault="00B47760" w:rsidP="00257429">
            <w:r>
              <w:t>Pós-condição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2515C" w14:textId="77777777" w:rsidR="00751CDC" w:rsidRDefault="00B47760" w:rsidP="00257429">
            <w:r>
              <w:t>Os dados estatísticos relevantes ao ator são atualizados.</w:t>
            </w:r>
          </w:p>
        </w:tc>
      </w:tr>
      <w:tr w:rsidR="00B47760" w14:paraId="3F1EBEC0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6A98DBA8" w14:textId="77777777" w:rsidR="00B47760" w:rsidRDefault="00B47760" w:rsidP="00257429">
            <w:r>
              <w:t>Casos de teste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FBBB7" w14:textId="77777777" w:rsidR="00B47760" w:rsidRDefault="00B47760" w:rsidP="00A71114">
            <w:pPr>
              <w:pStyle w:val="ListParagraph"/>
              <w:numPr>
                <w:ilvl w:val="0"/>
                <w:numId w:val="1"/>
              </w:numPr>
            </w:pPr>
            <w:r>
              <w:t xml:space="preserve">Verificar se o mapa de boleias é </w:t>
            </w:r>
            <w:r w:rsidR="00B256E2">
              <w:t>atualizado</w:t>
            </w:r>
            <w:r>
              <w:t xml:space="preserve"> corretamente.</w:t>
            </w:r>
          </w:p>
          <w:p w14:paraId="1340FC61" w14:textId="77777777" w:rsidR="00B47760" w:rsidRDefault="00B47760" w:rsidP="00A71114">
            <w:pPr>
              <w:pStyle w:val="ListParagraph"/>
              <w:numPr>
                <w:ilvl w:val="0"/>
                <w:numId w:val="1"/>
              </w:numPr>
            </w:pPr>
            <w:r>
              <w:t>Verificar se as estatísticas são atualizadas corretamente.</w:t>
            </w:r>
          </w:p>
        </w:tc>
      </w:tr>
    </w:tbl>
    <w:p w14:paraId="1988975B" w14:textId="77777777" w:rsidR="009A083D" w:rsidRDefault="00083E63" w:rsidP="00083E63">
      <w:pPr>
        <w:pStyle w:val="Caption"/>
      </w:pPr>
      <w:bookmarkStart w:id="742" w:name="_Toc435778875"/>
      <w:r>
        <w:t xml:space="preserve">Tabela </w:t>
      </w:r>
      <w:fldSimple w:instr=" SEQ Tabela \* ARABIC ">
        <w:r w:rsidR="00B27109">
          <w:rPr>
            <w:noProof/>
          </w:rPr>
          <w:t>20</w:t>
        </w:r>
      </w:fldSimple>
      <w:r>
        <w:t xml:space="preserve"> - Descrição do caso de uso "Entrar numa boleia"</w:t>
      </w:r>
      <w:bookmarkEnd w:id="742"/>
    </w:p>
    <w:p w14:paraId="28233C1A" w14:textId="77777777" w:rsidR="009A083D" w:rsidRDefault="009A083D" w:rsidP="00257429">
      <w:pPr>
        <w:rPr>
          <w:sz w:val="40"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9A083D" w14:paraId="2E836804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6AC57434" w14:textId="77777777" w:rsidR="009A083D" w:rsidRDefault="009A083D" w:rsidP="00257429">
            <w:r>
              <w:lastRenderedPageBreak/>
              <w:t>Nome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7E906" w14:textId="77777777" w:rsidR="009A083D" w:rsidRDefault="009A083D" w:rsidP="00257429">
            <w:r>
              <w:t>Repetir boleia</w:t>
            </w:r>
          </w:p>
        </w:tc>
      </w:tr>
      <w:tr w:rsidR="009A083D" w14:paraId="68B5A4CF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023A3D52" w14:textId="77777777" w:rsidR="009A083D" w:rsidRDefault="009A083D" w:rsidP="00257429">
            <w:r>
              <w:t>Objetivo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F1A6E" w14:textId="77777777" w:rsidR="009A083D" w:rsidRDefault="009A083D" w:rsidP="00257429">
            <w:r>
              <w:t xml:space="preserve">O ator repete uma boleia </w:t>
            </w:r>
          </w:p>
        </w:tc>
      </w:tr>
      <w:tr w:rsidR="009A083D" w14:paraId="6A03F858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1B80888C" w14:textId="77777777" w:rsidR="009A083D" w:rsidRDefault="009A083D" w:rsidP="00257429">
            <w:r>
              <w:t>Prioridade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31331" w14:textId="77777777" w:rsidR="009A083D" w:rsidRDefault="0096662E" w:rsidP="00257429">
            <w:r>
              <w:t>Média</w:t>
            </w:r>
          </w:p>
        </w:tc>
      </w:tr>
      <w:tr w:rsidR="009A083D" w14:paraId="0D32CF6A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355B34FE" w14:textId="77777777" w:rsidR="009A083D" w:rsidRDefault="009A083D" w:rsidP="00257429">
            <w:r>
              <w:t>Pré-condição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CB2C4" w14:textId="77777777" w:rsidR="009A083D" w:rsidRDefault="009A083D" w:rsidP="00257429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9A083D" w14:paraId="20430FD4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714BD08C" w14:textId="77777777" w:rsidR="009A083D" w:rsidRDefault="009A083D" w:rsidP="00257429">
            <w:r>
              <w:t>Cenário principal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C9029" w14:textId="77777777" w:rsidR="009A083D" w:rsidRDefault="009A083D" w:rsidP="00A71114">
            <w:pPr>
              <w:pStyle w:val="ListParagraph"/>
              <w:numPr>
                <w:ilvl w:val="0"/>
                <w:numId w:val="20"/>
              </w:numPr>
            </w:pPr>
            <w:r>
              <w:t>O Caso de Uso começa quando o</w:t>
            </w:r>
            <w:r w:rsidR="007F30C6">
              <w:t xml:space="preserve"> ator clica no botão “Repetir” </w:t>
            </w:r>
            <w:r>
              <w:t xml:space="preserve">após </w:t>
            </w:r>
            <w:r w:rsidR="00B256E2">
              <w:t>selecionar</w:t>
            </w:r>
            <w:r>
              <w:t xml:space="preserve"> uma boleia.</w:t>
            </w:r>
          </w:p>
          <w:p w14:paraId="1F832DC4" w14:textId="77777777" w:rsidR="009A083D" w:rsidRDefault="009A083D" w:rsidP="00A71114">
            <w:pPr>
              <w:pStyle w:val="ListParagraph"/>
              <w:numPr>
                <w:ilvl w:val="0"/>
                <w:numId w:val="20"/>
              </w:numPr>
            </w:pPr>
            <w:r>
              <w:t>O sistema apresenta o formulário “Repetir boleia”</w:t>
            </w:r>
          </w:p>
          <w:p w14:paraId="067F8CE0" w14:textId="77777777" w:rsidR="009A083D" w:rsidRDefault="009A083D" w:rsidP="00A71114">
            <w:pPr>
              <w:pStyle w:val="ListParagraph"/>
              <w:numPr>
                <w:ilvl w:val="0"/>
                <w:numId w:val="20"/>
              </w:numPr>
            </w:pPr>
            <w:r>
              <w:t>O ator preenche os campos obrigatórios.</w:t>
            </w:r>
          </w:p>
          <w:p w14:paraId="664C2A97" w14:textId="77777777" w:rsidR="009A083D" w:rsidRDefault="009A083D" w:rsidP="00A71114">
            <w:pPr>
              <w:pStyle w:val="ListParagraph"/>
              <w:numPr>
                <w:ilvl w:val="0"/>
                <w:numId w:val="20"/>
              </w:numPr>
            </w:pPr>
            <w:r>
              <w:t>O ator clica no botão “Ok”, confirmando os dados</w:t>
            </w:r>
          </w:p>
          <w:p w14:paraId="130ACC0F" w14:textId="77777777" w:rsidR="009A083D" w:rsidRDefault="009A083D" w:rsidP="00A71114">
            <w:pPr>
              <w:pStyle w:val="ListParagraph"/>
              <w:numPr>
                <w:ilvl w:val="0"/>
                <w:numId w:val="20"/>
              </w:numPr>
            </w:pPr>
            <w:r>
              <w:t>O sistema insere novas boleias consoante os campos preenchidos</w:t>
            </w:r>
          </w:p>
        </w:tc>
      </w:tr>
      <w:tr w:rsidR="009A083D" w14:paraId="4DBEF19D" w14:textId="77777777" w:rsidTr="009A083D">
        <w:trPr>
          <w:trHeight w:val="55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47C2EA38" w14:textId="77777777" w:rsidR="009A083D" w:rsidRDefault="009A083D" w:rsidP="00257429">
            <w:r>
              <w:t>Cenário alternativo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034A5" w14:textId="77777777" w:rsidR="009A083D" w:rsidRDefault="009A083D" w:rsidP="00257429">
            <w:r>
              <w:t>O ator pode cancelar a operação a qualquer momento.</w:t>
            </w:r>
          </w:p>
          <w:p w14:paraId="6C1070A9" w14:textId="77777777" w:rsidR="009A083D" w:rsidRDefault="009A083D" w:rsidP="00257429">
            <w:r>
              <w:t>4. a. O ator não preenche os campos corretamente e aparece mensagem de erro.</w:t>
            </w:r>
          </w:p>
        </w:tc>
      </w:tr>
      <w:tr w:rsidR="009A083D" w14:paraId="0F8E0ED2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3147F55E" w14:textId="77777777" w:rsidR="009A083D" w:rsidRDefault="009A083D" w:rsidP="00257429">
            <w:r>
              <w:t>Pós-condição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CEF1E" w14:textId="77777777" w:rsidR="009A083D" w:rsidRDefault="009A083D" w:rsidP="00257429">
            <w:r>
              <w:t>Os dados estatísticos relevantes ao condutor e passageiros</w:t>
            </w:r>
            <w:r w:rsidR="00EA6D78">
              <w:t xml:space="preserve"> (se existirem)</w:t>
            </w:r>
            <w:r>
              <w:t xml:space="preserve"> da boleia repetida  são atualizados.</w:t>
            </w:r>
          </w:p>
        </w:tc>
      </w:tr>
      <w:tr w:rsidR="009A083D" w14:paraId="169A5292" w14:textId="77777777" w:rsidTr="009A083D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57DB3540" w14:textId="77777777" w:rsidR="009A083D" w:rsidRDefault="009A083D" w:rsidP="00257429">
            <w:r>
              <w:t>Casos de teste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6C37A" w14:textId="77777777" w:rsidR="009A083D" w:rsidRDefault="009A083D" w:rsidP="00A71114">
            <w:pPr>
              <w:pStyle w:val="ListParagraph"/>
              <w:numPr>
                <w:ilvl w:val="0"/>
                <w:numId w:val="1"/>
              </w:numPr>
            </w:pPr>
            <w:r>
              <w:t xml:space="preserve">Verificar se o mapa de boleias é </w:t>
            </w:r>
            <w:r w:rsidR="007F30C6">
              <w:t>atualizado</w:t>
            </w:r>
            <w:r>
              <w:t xml:space="preserve"> corretamente.</w:t>
            </w:r>
          </w:p>
          <w:p w14:paraId="25D5D007" w14:textId="77777777" w:rsidR="009A083D" w:rsidRDefault="009A083D" w:rsidP="00A71114">
            <w:pPr>
              <w:pStyle w:val="ListParagraph"/>
              <w:numPr>
                <w:ilvl w:val="0"/>
                <w:numId w:val="1"/>
              </w:numPr>
            </w:pPr>
            <w:r>
              <w:t>Verificar se as estatísticas são atualizadas corretamente.</w:t>
            </w:r>
          </w:p>
        </w:tc>
      </w:tr>
    </w:tbl>
    <w:p w14:paraId="395E5D18" w14:textId="77777777" w:rsidR="00806125" w:rsidRDefault="00083E63" w:rsidP="00083E63">
      <w:pPr>
        <w:pStyle w:val="Caption"/>
      </w:pPr>
      <w:bookmarkStart w:id="743" w:name="_Toc435778876"/>
      <w:r>
        <w:t xml:space="preserve">Tabela </w:t>
      </w:r>
      <w:fldSimple w:instr=" SEQ Tabela \* ARABIC ">
        <w:r w:rsidR="00B27109">
          <w:rPr>
            <w:noProof/>
          </w:rPr>
          <w:t>21</w:t>
        </w:r>
      </w:fldSimple>
      <w:r>
        <w:t xml:space="preserve"> - Descrição do caso de uso "Repetir boleia"</w:t>
      </w:r>
      <w:bookmarkEnd w:id="743"/>
    </w:p>
    <w:p w14:paraId="74262214" w14:textId="77777777" w:rsidR="00806125" w:rsidRDefault="00806125" w:rsidP="0025742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96662E" w14:paraId="62FC5844" w14:textId="77777777" w:rsidTr="0096662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75F65A97" w14:textId="77777777" w:rsidR="0096662E" w:rsidRDefault="0096662E" w:rsidP="00257429">
            <w:r>
              <w:lastRenderedPageBreak/>
              <w:t>Nome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E407B" w14:textId="77777777" w:rsidR="0096662E" w:rsidRDefault="0096662E" w:rsidP="00257429">
            <w:r>
              <w:t>Sair de uma boleia</w:t>
            </w:r>
          </w:p>
        </w:tc>
      </w:tr>
      <w:tr w:rsidR="0096662E" w14:paraId="123CD3A4" w14:textId="77777777" w:rsidTr="0096662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05D321A4" w14:textId="77777777" w:rsidR="0096662E" w:rsidRDefault="0096662E" w:rsidP="00257429">
            <w:r>
              <w:t>Objetivo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E4A80" w14:textId="77777777" w:rsidR="0096662E" w:rsidRDefault="0096662E" w:rsidP="00257429">
            <w:r>
              <w:t xml:space="preserve">O ator sai uma boleia </w:t>
            </w:r>
          </w:p>
        </w:tc>
      </w:tr>
      <w:tr w:rsidR="0096662E" w14:paraId="1AD3D9DD" w14:textId="77777777" w:rsidTr="0096662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428FE477" w14:textId="77777777" w:rsidR="0096662E" w:rsidRDefault="0096662E" w:rsidP="00257429">
            <w:r>
              <w:t>Prioridade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C7150" w14:textId="77777777" w:rsidR="0096662E" w:rsidRDefault="0096662E" w:rsidP="00257429">
            <w:r>
              <w:t>Média</w:t>
            </w:r>
          </w:p>
        </w:tc>
      </w:tr>
      <w:tr w:rsidR="0096662E" w14:paraId="57D02BF1" w14:textId="77777777" w:rsidTr="0096662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4C59B7EB" w14:textId="77777777" w:rsidR="0096662E" w:rsidRDefault="0096662E" w:rsidP="00257429">
            <w:r>
              <w:t>Pré-condição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19AE6" w14:textId="77777777" w:rsidR="0096662E" w:rsidRDefault="0096662E" w:rsidP="00257429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96662E" w14:paraId="674C3DA8" w14:textId="77777777" w:rsidTr="0096662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683293D7" w14:textId="77777777" w:rsidR="0096662E" w:rsidRDefault="0096662E" w:rsidP="00257429">
            <w:r>
              <w:t>Cenário principal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E9065" w14:textId="77777777" w:rsidR="0096662E" w:rsidRDefault="0096662E" w:rsidP="00A71114">
            <w:pPr>
              <w:pStyle w:val="ListParagraph"/>
              <w:numPr>
                <w:ilvl w:val="0"/>
                <w:numId w:val="23"/>
              </w:numPr>
            </w:pPr>
            <w:r>
              <w:t xml:space="preserve">O Caso de Uso começa quando o ator clica no botão “Sair” após </w:t>
            </w:r>
            <w:r w:rsidR="007F30C6">
              <w:t>selecionar</w:t>
            </w:r>
            <w:r>
              <w:t xml:space="preserve"> uma boleia.</w:t>
            </w:r>
          </w:p>
          <w:p w14:paraId="01D6651C" w14:textId="77777777" w:rsidR="0096662E" w:rsidRDefault="0096662E" w:rsidP="00A71114">
            <w:pPr>
              <w:pStyle w:val="ListParagraph"/>
              <w:numPr>
                <w:ilvl w:val="0"/>
                <w:numId w:val="23"/>
              </w:numPr>
            </w:pPr>
            <w:r>
              <w:t xml:space="preserve">O sistema pede a confirmação da </w:t>
            </w:r>
            <w:r w:rsidR="00EB3624">
              <w:t>saída</w:t>
            </w:r>
            <w:r>
              <w:t>.</w:t>
            </w:r>
          </w:p>
          <w:p w14:paraId="18F1A4BD" w14:textId="77777777" w:rsidR="0096662E" w:rsidRDefault="0096662E" w:rsidP="00A71114">
            <w:pPr>
              <w:pStyle w:val="ListParagraph"/>
              <w:numPr>
                <w:ilvl w:val="0"/>
                <w:numId w:val="23"/>
              </w:numPr>
            </w:pPr>
            <w:r>
              <w:t xml:space="preserve">O ator clica no botão “Ok”, confirmando a </w:t>
            </w:r>
            <w:r w:rsidR="00EB3624">
              <w:t>saída.</w:t>
            </w:r>
          </w:p>
          <w:p w14:paraId="094997AB" w14:textId="77777777" w:rsidR="0096662E" w:rsidRDefault="0096662E" w:rsidP="00A71114">
            <w:pPr>
              <w:pStyle w:val="ListParagraph"/>
              <w:numPr>
                <w:ilvl w:val="0"/>
                <w:numId w:val="23"/>
              </w:numPr>
            </w:pPr>
            <w:r>
              <w:t xml:space="preserve">O sistema </w:t>
            </w:r>
            <w:r w:rsidR="00EB3624">
              <w:t>desativa o passageiro.</w:t>
            </w:r>
          </w:p>
        </w:tc>
      </w:tr>
      <w:tr w:rsidR="0096662E" w14:paraId="0A17A57F" w14:textId="77777777" w:rsidTr="0096662E">
        <w:trPr>
          <w:trHeight w:val="55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72E63B42" w14:textId="77777777" w:rsidR="0096662E" w:rsidRDefault="0096662E" w:rsidP="00257429">
            <w:r>
              <w:t>Cenário alternativo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C3C08" w14:textId="77777777" w:rsidR="0096662E" w:rsidRDefault="0096662E" w:rsidP="00257429">
            <w:r>
              <w:t>O ator pode cancelar a operação a qualquer momento.</w:t>
            </w:r>
          </w:p>
        </w:tc>
      </w:tr>
      <w:tr w:rsidR="0096662E" w14:paraId="738064A3" w14:textId="77777777" w:rsidTr="0096662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4834C184" w14:textId="77777777" w:rsidR="0096662E" w:rsidRDefault="0096662E" w:rsidP="00257429">
            <w:r>
              <w:t>Pós-condição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D0A0" w14:textId="77777777" w:rsidR="0096662E" w:rsidRDefault="0096662E" w:rsidP="00257429">
            <w:r>
              <w:t>Os dados estatísticos relevantes ao condutor e passageiros (se existirem) da boleia repetida  são atualizados.</w:t>
            </w:r>
          </w:p>
        </w:tc>
      </w:tr>
      <w:tr w:rsidR="0096662E" w14:paraId="60AC488F" w14:textId="77777777" w:rsidTr="0096662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BFBFBF" w:fill="auto"/>
            <w:hideMark/>
          </w:tcPr>
          <w:p w14:paraId="1FA1AB3E" w14:textId="77777777" w:rsidR="0096662E" w:rsidRDefault="0096662E" w:rsidP="00257429">
            <w:r>
              <w:t>Casos de teste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31DE7" w14:textId="77777777" w:rsidR="0096662E" w:rsidRDefault="0096662E" w:rsidP="00A71114">
            <w:pPr>
              <w:pStyle w:val="ListParagraph"/>
              <w:numPr>
                <w:ilvl w:val="0"/>
                <w:numId w:val="1"/>
              </w:numPr>
            </w:pPr>
            <w:r>
              <w:t xml:space="preserve">Verificar se o mapa de boleias é </w:t>
            </w:r>
            <w:r w:rsidR="007F30C6">
              <w:t>atualizado</w:t>
            </w:r>
            <w:r>
              <w:t xml:space="preserve"> corretamente.</w:t>
            </w:r>
          </w:p>
          <w:p w14:paraId="7C0ED91E" w14:textId="77777777" w:rsidR="0096662E" w:rsidRDefault="0096662E" w:rsidP="00A71114">
            <w:pPr>
              <w:pStyle w:val="ListParagraph"/>
              <w:numPr>
                <w:ilvl w:val="0"/>
                <w:numId w:val="1"/>
              </w:numPr>
            </w:pPr>
            <w:r>
              <w:t>Verificar se as estatísticas são atualizadas corretamente.</w:t>
            </w:r>
          </w:p>
        </w:tc>
      </w:tr>
    </w:tbl>
    <w:p w14:paraId="4C688F1C" w14:textId="77777777" w:rsidR="0096662E" w:rsidRDefault="00083E63" w:rsidP="00083E63">
      <w:pPr>
        <w:pStyle w:val="Caption"/>
      </w:pPr>
      <w:bookmarkStart w:id="744" w:name="_Toc435778877"/>
      <w:r>
        <w:t xml:space="preserve">Tabela </w:t>
      </w:r>
      <w:fldSimple w:instr=" SEQ Tabela \* ARABIC ">
        <w:r w:rsidR="00B27109">
          <w:rPr>
            <w:noProof/>
          </w:rPr>
          <w:t>22</w:t>
        </w:r>
      </w:fldSimple>
      <w:r>
        <w:t xml:space="preserve"> - Descrição do caso de uso "Sair de uma boleia"</w:t>
      </w:r>
      <w:bookmarkEnd w:id="744"/>
    </w:p>
    <w:p w14:paraId="6246F3FF" w14:textId="77777777" w:rsidR="0096662E" w:rsidRDefault="0096662E" w:rsidP="00257429"/>
    <w:p w14:paraId="570B5AC6" w14:textId="77777777" w:rsidR="0096662E" w:rsidRDefault="0096662E" w:rsidP="00257429">
      <w:r>
        <w:br w:type="page"/>
      </w:r>
    </w:p>
    <w:p w14:paraId="69A62F4D" w14:textId="77777777" w:rsidR="0096662E" w:rsidRDefault="0096662E" w:rsidP="00257429"/>
    <w:p w14:paraId="277180DB" w14:textId="77777777" w:rsidR="00EF11AE" w:rsidRDefault="00806125" w:rsidP="00802943">
      <w:pPr>
        <w:pStyle w:val="NoSpacing"/>
        <w:numPr>
          <w:ilvl w:val="0"/>
          <w:numId w:val="1"/>
        </w:numPr>
      </w:pPr>
      <w:bookmarkStart w:id="745" w:name="AnexoB"/>
      <w:r>
        <w:t>Anexo B</w:t>
      </w:r>
      <w:bookmarkEnd w:id="745"/>
    </w:p>
    <w:p w14:paraId="486909E8" w14:textId="77777777" w:rsidR="00EF11AE" w:rsidRDefault="00EF11AE" w:rsidP="00802943">
      <w:pPr>
        <w:pStyle w:val="NoSpacing"/>
      </w:pPr>
    </w:p>
    <w:p w14:paraId="00ADD38A" w14:textId="77777777" w:rsidR="009A083D" w:rsidRDefault="00EF11AE" w:rsidP="00802943">
      <w:pPr>
        <w:pStyle w:val="NoSpacing"/>
      </w:pPr>
      <w:r>
        <w:rPr>
          <w:noProof/>
          <w:lang w:val="en-US"/>
        </w:rPr>
        <w:drawing>
          <wp:inline distT="0" distB="0" distL="0" distR="0" wp14:anchorId="18D6D63B" wp14:editId="04E54192">
            <wp:extent cx="5400040" cy="3330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equenciaAlterarBolei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08D6" w14:textId="77777777" w:rsidR="008E6CC5" w:rsidRDefault="00083E63" w:rsidP="00083E63">
      <w:pPr>
        <w:pStyle w:val="Caption"/>
      </w:pPr>
      <w:bookmarkStart w:id="746" w:name="_Toc435778849"/>
      <w:r>
        <w:t xml:space="preserve">Figura </w:t>
      </w:r>
      <w:fldSimple w:instr=" SEQ Figura \* ARABIC ">
        <w:r w:rsidR="00B27109">
          <w:rPr>
            <w:noProof/>
          </w:rPr>
          <w:t>14</w:t>
        </w:r>
      </w:fldSimple>
      <w:r>
        <w:t xml:space="preserve"> - Diagrama de sequência do caso de uso "Alterar boleia"</w:t>
      </w:r>
      <w:bookmarkEnd w:id="746"/>
    </w:p>
    <w:p w14:paraId="34F4B9F5" w14:textId="77777777" w:rsidR="008E6CC5" w:rsidRDefault="008E6CC5" w:rsidP="00257429">
      <w:pPr>
        <w:rPr>
          <w:sz w:val="40"/>
        </w:rPr>
      </w:pPr>
      <w:r>
        <w:br w:type="page"/>
      </w:r>
    </w:p>
    <w:p w14:paraId="2B8EC489" w14:textId="77777777" w:rsidR="008E6CC5" w:rsidRDefault="008E6CC5" w:rsidP="00802943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 wp14:anchorId="6A1130FD" wp14:editId="30914788">
            <wp:extent cx="5400040" cy="2200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equenciaInserirPassageiro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7368" w14:textId="77777777" w:rsidR="00DB5F05" w:rsidRDefault="00083E63" w:rsidP="00083E63">
      <w:pPr>
        <w:pStyle w:val="Caption"/>
      </w:pPr>
      <w:bookmarkStart w:id="747" w:name="_Toc435778850"/>
      <w:r>
        <w:t xml:space="preserve">Figura </w:t>
      </w:r>
      <w:fldSimple w:instr=" SEQ Figura \* ARABIC ">
        <w:r w:rsidR="00B27109">
          <w:rPr>
            <w:noProof/>
          </w:rPr>
          <w:t>15</w:t>
        </w:r>
      </w:fldSimple>
      <w:r>
        <w:t xml:space="preserve"> - Diagrama de sequência do caso de uso "Entrar numa boleia"</w:t>
      </w:r>
      <w:bookmarkEnd w:id="747"/>
    </w:p>
    <w:p w14:paraId="3B561E62" w14:textId="77777777" w:rsidR="00DB5F05" w:rsidRDefault="00083E63" w:rsidP="00802943">
      <w:pPr>
        <w:pStyle w:val="NoSpacing"/>
      </w:pPr>
      <w:r>
        <w:rPr>
          <w:noProof/>
          <w:lang w:val="en-US"/>
        </w:rPr>
        <w:drawing>
          <wp:inline distT="0" distB="0" distL="0" distR="0" wp14:anchorId="5071FC47" wp14:editId="3FE821C2">
            <wp:extent cx="5400040" cy="2199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equenciaInserirRepeticao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5D45" w14:textId="77777777" w:rsidR="007F7726" w:rsidRDefault="00083E63" w:rsidP="00083E63">
      <w:pPr>
        <w:pStyle w:val="Caption"/>
      </w:pPr>
      <w:bookmarkStart w:id="748" w:name="_Toc435778851"/>
      <w:r>
        <w:t xml:space="preserve">Figura </w:t>
      </w:r>
      <w:fldSimple w:instr=" SEQ Figura \* ARABIC ">
        <w:r w:rsidR="00B27109">
          <w:rPr>
            <w:noProof/>
          </w:rPr>
          <w:t>16</w:t>
        </w:r>
      </w:fldSimple>
      <w:r>
        <w:t xml:space="preserve"> - Diagrama de sequência do caso de uso "Repetir boleia"</w:t>
      </w:r>
      <w:bookmarkEnd w:id="748"/>
    </w:p>
    <w:p w14:paraId="147F0320" w14:textId="77777777" w:rsidR="00EB3624" w:rsidRDefault="00EB3624" w:rsidP="00257429">
      <w:r>
        <w:rPr>
          <w:noProof/>
          <w:lang w:val="en-US"/>
        </w:rPr>
        <w:drawing>
          <wp:inline distT="0" distB="0" distL="0" distR="0" wp14:anchorId="4763F3E1" wp14:editId="608FE7DC">
            <wp:extent cx="5400040" cy="2293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equenciaApagarPassageir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9B32" w14:textId="77777777" w:rsidR="00EB3624" w:rsidRDefault="00083E63" w:rsidP="00083E63">
      <w:pPr>
        <w:pStyle w:val="Caption"/>
      </w:pPr>
      <w:bookmarkStart w:id="749" w:name="_Toc435778852"/>
      <w:r>
        <w:t xml:space="preserve">Figura </w:t>
      </w:r>
      <w:fldSimple w:instr=" SEQ Figura \* ARABIC ">
        <w:r w:rsidR="00B27109">
          <w:rPr>
            <w:noProof/>
          </w:rPr>
          <w:t>17</w:t>
        </w:r>
      </w:fldSimple>
      <w:r>
        <w:t xml:space="preserve"> - Diagrama de sequência do caso de uso "Sair de uma boleia"</w:t>
      </w:r>
      <w:bookmarkEnd w:id="749"/>
    </w:p>
    <w:p w14:paraId="23F9AC53" w14:textId="77777777" w:rsidR="00EB3624" w:rsidRDefault="00EB3624" w:rsidP="00257429">
      <w:r>
        <w:br w:type="page"/>
      </w:r>
    </w:p>
    <w:p w14:paraId="3C54B9DB" w14:textId="77777777" w:rsidR="007F7726" w:rsidRDefault="007F7726" w:rsidP="00802943">
      <w:pPr>
        <w:pStyle w:val="NoSpacing"/>
        <w:numPr>
          <w:ilvl w:val="0"/>
          <w:numId w:val="21"/>
        </w:numPr>
      </w:pPr>
      <w:bookmarkStart w:id="750" w:name="AnexoC1"/>
      <w:r>
        <w:lastRenderedPageBreak/>
        <w:t>Anexo C</w:t>
      </w:r>
      <w:r w:rsidR="001B11B6">
        <w:t>1</w:t>
      </w:r>
      <w:bookmarkEnd w:id="750"/>
    </w:p>
    <w:p w14:paraId="196AC7E6" w14:textId="77777777" w:rsidR="007F7726" w:rsidRDefault="007F7726" w:rsidP="00802943">
      <w:pPr>
        <w:pStyle w:val="NoSpacing"/>
      </w:pPr>
      <w:r>
        <w:rPr>
          <w:noProof/>
          <w:lang w:val="en-US"/>
        </w:rPr>
        <w:drawing>
          <wp:inline distT="0" distB="0" distL="0" distR="0" wp14:anchorId="0BBEDD0F" wp14:editId="34333EC6">
            <wp:extent cx="5400040" cy="5892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caoTelemove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8504" w14:textId="77777777" w:rsidR="00083E63" w:rsidRDefault="00083E63" w:rsidP="00083E63">
      <w:pPr>
        <w:pStyle w:val="Caption"/>
      </w:pPr>
      <w:bookmarkStart w:id="751" w:name="_Toc435778853"/>
      <w:r>
        <w:t xml:space="preserve">Figura </w:t>
      </w:r>
      <w:fldSimple w:instr=" SEQ Figura \* ARABIC ">
        <w:r w:rsidR="00B27109">
          <w:rPr>
            <w:noProof/>
          </w:rPr>
          <w:t>18</w:t>
        </w:r>
      </w:fldSimple>
      <w:r>
        <w:t xml:space="preserve"> - Avaliação do </w:t>
      </w:r>
      <w:proofErr w:type="spellStart"/>
      <w:r>
        <w:t>PageSpeed</w:t>
      </w:r>
      <w:proofErr w:type="spellEnd"/>
      <w:r>
        <w:t xml:space="preserve"> da aplicação para telemóvel (Parte 1)</w:t>
      </w:r>
      <w:bookmarkEnd w:id="751"/>
    </w:p>
    <w:p w14:paraId="4092C8B7" w14:textId="77777777" w:rsidR="001B11B6" w:rsidRDefault="001B11B6" w:rsidP="00257429">
      <w:pPr>
        <w:rPr>
          <w:sz w:val="40"/>
        </w:rPr>
      </w:pPr>
      <w:r>
        <w:br w:type="page"/>
      </w:r>
    </w:p>
    <w:p w14:paraId="5A2ADB49" w14:textId="77777777" w:rsidR="001B11B6" w:rsidRDefault="001B11B6" w:rsidP="00802943">
      <w:pPr>
        <w:pStyle w:val="NoSpacing"/>
        <w:numPr>
          <w:ilvl w:val="0"/>
          <w:numId w:val="21"/>
        </w:numPr>
      </w:pPr>
      <w:bookmarkStart w:id="752" w:name="AnexoC2"/>
      <w:r>
        <w:lastRenderedPageBreak/>
        <w:t>Anexo C2</w:t>
      </w:r>
      <w:bookmarkEnd w:id="752"/>
    </w:p>
    <w:p w14:paraId="392B724F" w14:textId="77777777" w:rsidR="007F7726" w:rsidRDefault="007F7726" w:rsidP="00802943">
      <w:pPr>
        <w:pStyle w:val="NoSpacing"/>
      </w:pPr>
      <w:r>
        <w:rPr>
          <w:noProof/>
          <w:lang w:val="en-US"/>
        </w:rPr>
        <w:drawing>
          <wp:inline distT="0" distB="0" distL="0" distR="0" wp14:anchorId="2CFBFFDB" wp14:editId="5A934ACD">
            <wp:extent cx="5400040" cy="3914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açãoTelemóvel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2507" w14:textId="77777777" w:rsidR="001A30CE" w:rsidRDefault="001A30CE" w:rsidP="001A30CE">
      <w:pPr>
        <w:pStyle w:val="Caption"/>
      </w:pPr>
      <w:bookmarkStart w:id="753" w:name="_Toc435778854"/>
      <w:r>
        <w:t xml:space="preserve">Figura </w:t>
      </w:r>
      <w:fldSimple w:instr=" SEQ Figura \* ARABIC ">
        <w:r w:rsidR="00B27109">
          <w:rPr>
            <w:noProof/>
          </w:rPr>
          <w:t>19</w:t>
        </w:r>
      </w:fldSimple>
      <w:r>
        <w:t xml:space="preserve"> - </w:t>
      </w:r>
      <w:r w:rsidRPr="00B63317">
        <w:t xml:space="preserve">Avaliação do </w:t>
      </w:r>
      <w:proofErr w:type="spellStart"/>
      <w:r w:rsidRPr="00B63317">
        <w:t>PageSpeed</w:t>
      </w:r>
      <w:proofErr w:type="spellEnd"/>
      <w:r w:rsidRPr="00B63317">
        <w:t xml:space="preserve"> da a</w:t>
      </w:r>
      <w:r>
        <w:t>plicação para telemóvel (Parte 2</w:t>
      </w:r>
      <w:r w:rsidRPr="00B63317">
        <w:t>)</w:t>
      </w:r>
      <w:bookmarkEnd w:id="753"/>
    </w:p>
    <w:p w14:paraId="23125FB3" w14:textId="77777777" w:rsidR="007F7726" w:rsidRDefault="007F7726" w:rsidP="00257429">
      <w:pPr>
        <w:rPr>
          <w:sz w:val="40"/>
        </w:rPr>
      </w:pPr>
      <w:r>
        <w:br w:type="page"/>
      </w:r>
    </w:p>
    <w:p w14:paraId="12EE2DEC" w14:textId="77777777" w:rsidR="007F7726" w:rsidRDefault="00B93B36" w:rsidP="00802943">
      <w:pPr>
        <w:pStyle w:val="NoSpacing"/>
        <w:numPr>
          <w:ilvl w:val="0"/>
          <w:numId w:val="21"/>
        </w:numPr>
      </w:pPr>
      <w:bookmarkStart w:id="754" w:name="AnexoC3"/>
      <w:r>
        <w:lastRenderedPageBreak/>
        <w:t>Anexo C3</w:t>
      </w:r>
      <w:bookmarkEnd w:id="754"/>
    </w:p>
    <w:p w14:paraId="56646CAF" w14:textId="77777777" w:rsidR="007F7726" w:rsidRDefault="007F7726" w:rsidP="00802943">
      <w:pPr>
        <w:pStyle w:val="NoSpacing"/>
      </w:pPr>
      <w:r>
        <w:rPr>
          <w:noProof/>
          <w:lang w:val="en-US"/>
        </w:rPr>
        <w:drawing>
          <wp:inline distT="0" distB="0" distL="0" distR="0" wp14:anchorId="5FA976EF" wp14:editId="03448E36">
            <wp:extent cx="5400040" cy="5553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liacaoPC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4705" w14:textId="77777777" w:rsidR="001A30CE" w:rsidRPr="00B4747C" w:rsidRDefault="001A30CE" w:rsidP="001A30CE">
      <w:pPr>
        <w:pStyle w:val="Caption"/>
      </w:pPr>
      <w:bookmarkStart w:id="755" w:name="_Toc435778855"/>
      <w:r>
        <w:t xml:space="preserve">Figura </w:t>
      </w:r>
      <w:fldSimple w:instr=" SEQ Figura \* ARABIC ">
        <w:r w:rsidR="00B27109">
          <w:rPr>
            <w:noProof/>
          </w:rPr>
          <w:t>20</w:t>
        </w:r>
      </w:fldSimple>
      <w:r>
        <w:t xml:space="preserve"> - </w:t>
      </w:r>
      <w:r w:rsidRPr="00494C3D">
        <w:t xml:space="preserve">Avaliação do </w:t>
      </w:r>
      <w:proofErr w:type="spellStart"/>
      <w:r w:rsidRPr="00494C3D">
        <w:t>PageSpeed</w:t>
      </w:r>
      <w:proofErr w:type="spellEnd"/>
      <w:r w:rsidRPr="00494C3D">
        <w:t xml:space="preserve"> da aplicação para </w:t>
      </w:r>
      <w:r>
        <w:t>computador</w:t>
      </w:r>
      <w:bookmarkEnd w:id="755"/>
    </w:p>
    <w:sectPr w:rsidR="001A30CE" w:rsidRPr="00B4747C">
      <w:head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9" w:author="José Fonseca" w:date="2015-11-27T12:02:00Z" w:initials="JF">
    <w:p w14:paraId="6E4C1CAA" w14:textId="5579D702" w:rsidR="00A16DB9" w:rsidRDefault="00A16DB9">
      <w:pPr>
        <w:pStyle w:val="CommentText"/>
      </w:pPr>
      <w:r>
        <w:rPr>
          <w:rStyle w:val="CommentReference"/>
        </w:rPr>
        <w:annotationRef/>
      </w:r>
      <w:r>
        <w:t xml:space="preserve">Não sei se </w:t>
      </w:r>
      <w:proofErr w:type="spellStart"/>
      <w:r>
        <w:t>se</w:t>
      </w:r>
      <w:proofErr w:type="spellEnd"/>
      <w:r>
        <w:t xml:space="preserve"> deve usar o termo “mapa” ao longo do texto, pois pode-se confundir com um mapa de estradas. Talvez substituir por “agenda”</w:t>
      </w:r>
    </w:p>
  </w:comment>
  <w:comment w:id="82" w:author="José Fonseca" w:date="2015-11-27T12:13:00Z" w:initials="JF">
    <w:p w14:paraId="0EA6CB2E" w14:textId="4E7F3E9D" w:rsidR="00A16DB9" w:rsidRDefault="00A16DB9">
      <w:pPr>
        <w:pStyle w:val="CommentText"/>
      </w:pPr>
      <w:r>
        <w:rPr>
          <w:rStyle w:val="CommentReference"/>
        </w:rPr>
        <w:annotationRef/>
      </w:r>
      <w:r>
        <w:t xml:space="preserve">Falta </w:t>
      </w:r>
      <w:proofErr w:type="spellStart"/>
      <w:r>
        <w:t>ref</w:t>
      </w:r>
      <w:proofErr w:type="spellEnd"/>
      <w:r>
        <w:t xml:space="preserve"> e retirar </w:t>
      </w:r>
      <w:proofErr w:type="spellStart"/>
      <w:r>
        <w:t>footnote</w:t>
      </w:r>
      <w:proofErr w:type="spellEnd"/>
    </w:p>
  </w:comment>
  <w:comment w:id="111" w:author="José Fonseca" w:date="2015-11-27T12:30:00Z" w:initials="JF">
    <w:p w14:paraId="65D8228A" w14:textId="6F64C8E4" w:rsidR="00A16DB9" w:rsidRDefault="00A16DB9">
      <w:pPr>
        <w:pStyle w:val="CommentText"/>
      </w:pPr>
      <w:r>
        <w:rPr>
          <w:rStyle w:val="CommentReference"/>
        </w:rPr>
        <w:annotationRef/>
      </w:r>
      <w:r>
        <w:t>Não há a questão do pagamento das boleias? Eu penso que é algo importante. Ou não?</w:t>
      </w:r>
    </w:p>
  </w:comment>
  <w:comment w:id="112" w:author="José Fonseca" w:date="2015-11-27T13:56:00Z" w:initials="JF">
    <w:p w14:paraId="609CA562" w14:textId="1B735F3F" w:rsidR="00A16DB9" w:rsidRDefault="00A16DB9">
      <w:pPr>
        <w:pStyle w:val="CommentText"/>
      </w:pPr>
      <w:r>
        <w:rPr>
          <w:rStyle w:val="CommentReference"/>
        </w:rPr>
        <w:annotationRef/>
      </w:r>
      <w:r>
        <w:t>Tudo isto tem de ser verificado lá para a frente. É?</w:t>
      </w:r>
    </w:p>
  </w:comment>
  <w:comment w:id="170" w:author="José Fonseca" w:date="2015-11-27T14:37:00Z" w:initials="JF">
    <w:p w14:paraId="025EC290" w14:textId="624C10B5" w:rsidR="00A16DB9" w:rsidRDefault="00A16DB9">
      <w:pPr>
        <w:pStyle w:val="CommentText"/>
      </w:pPr>
      <w:r>
        <w:rPr>
          <w:rStyle w:val="CommentReference"/>
        </w:rPr>
        <w:annotationRef/>
      </w:r>
      <w:r>
        <w:t>Falta descrever como foram escolhidas estas aplicações. São todas as que existem? São as mais utilizadas? Como fizeste a pesquisa para as encontrares?</w:t>
      </w:r>
    </w:p>
  </w:comment>
  <w:comment w:id="192" w:author="José Fonseca" w:date="2015-11-27T14:47:00Z" w:initials="JF">
    <w:p w14:paraId="37449E84" w14:textId="632A12D6" w:rsidR="00A16DB9" w:rsidRDefault="00A16DB9">
      <w:pPr>
        <w:pStyle w:val="CommentText"/>
      </w:pPr>
      <w:r>
        <w:rPr>
          <w:rStyle w:val="CommentReference"/>
        </w:rPr>
        <w:annotationRef/>
      </w:r>
      <w:r>
        <w:t>Creio que deveria haver uma coluna em que o pagamento pode ser feito em boleias</w:t>
      </w:r>
    </w:p>
  </w:comment>
  <w:comment w:id="196" w:author="José Fonseca" w:date="2015-11-27T14:49:00Z" w:initials="JF">
    <w:p w14:paraId="581F9BEA" w14:textId="280307DC" w:rsidR="00A16DB9" w:rsidRDefault="00A16DB9">
      <w:pPr>
        <w:pStyle w:val="CommentText"/>
      </w:pPr>
      <w:r>
        <w:rPr>
          <w:rStyle w:val="CommentReference"/>
        </w:rPr>
        <w:annotationRef/>
      </w:r>
      <w:r>
        <w:t>Não há necessidade de começar estas subsecções no início da página</w:t>
      </w:r>
    </w:p>
  </w:comment>
  <w:comment w:id="212" w:author="José Fonseca" w:date="2015-11-27T14:55:00Z" w:initials="JF">
    <w:p w14:paraId="5E5858D0" w14:textId="053E6CEC" w:rsidR="00A16DB9" w:rsidRDefault="00A16DB9">
      <w:pPr>
        <w:pStyle w:val="CommentText"/>
      </w:pPr>
      <w:r>
        <w:rPr>
          <w:rStyle w:val="CommentReference"/>
        </w:rPr>
        <w:annotationRef/>
      </w:r>
      <w:r>
        <w:t>Verificar o método de pagamento</w:t>
      </w:r>
    </w:p>
  </w:comment>
  <w:comment w:id="247" w:author="José Fonseca" w:date="2015-11-27T15:08:00Z" w:initials="JF">
    <w:p w14:paraId="4458AD8E" w14:textId="3D404812" w:rsidR="00A16DB9" w:rsidRDefault="00A16DB9">
      <w:pPr>
        <w:pStyle w:val="CommentText"/>
      </w:pPr>
      <w:r>
        <w:rPr>
          <w:rStyle w:val="CommentReference"/>
        </w:rPr>
        <w:annotationRef/>
      </w:r>
      <w:r>
        <w:t>Basta Figura 2</w:t>
      </w:r>
    </w:p>
  </w:comment>
  <w:comment w:id="253" w:author="José Fonseca" w:date="2015-11-27T15:09:00Z" w:initials="JF">
    <w:p w14:paraId="4019A637" w14:textId="41E92FF7" w:rsidR="00A16DB9" w:rsidRDefault="00A16DB9">
      <w:pPr>
        <w:pStyle w:val="CommentText"/>
      </w:pPr>
      <w:r>
        <w:rPr>
          <w:rStyle w:val="CommentReference"/>
        </w:rPr>
        <w:annotationRef/>
      </w:r>
      <w:r>
        <w:t>Parece-me que dá para aumentar um pouco o tamanho da letra</w:t>
      </w:r>
    </w:p>
  </w:comment>
  <w:comment w:id="261" w:author="José Fonseca" w:date="2015-11-27T15:10:00Z" w:initials="JF">
    <w:p w14:paraId="5469E203" w14:textId="04FB2526" w:rsidR="00A16DB9" w:rsidRDefault="00A16DB9">
      <w:pPr>
        <w:pStyle w:val="CommentText"/>
      </w:pPr>
      <w:r>
        <w:rPr>
          <w:rStyle w:val="CommentReference"/>
        </w:rPr>
        <w:annotationRef/>
      </w:r>
      <w:r>
        <w:t>Basta Figura 3</w:t>
      </w:r>
    </w:p>
  </w:comment>
  <w:comment w:id="271" w:author="José Fonseca" w:date="2015-11-27T15:13:00Z" w:initials="JF">
    <w:p w14:paraId="7C667510" w14:textId="06CD19B9" w:rsidR="00A16DB9" w:rsidRDefault="00A16DB9">
      <w:pPr>
        <w:pStyle w:val="CommentText"/>
      </w:pPr>
      <w:r>
        <w:rPr>
          <w:rStyle w:val="CommentReference"/>
        </w:rPr>
        <w:annotationRef/>
      </w:r>
      <w:r>
        <w:t xml:space="preserve">Colocar </w:t>
      </w:r>
      <w:proofErr w:type="spellStart"/>
      <w:r>
        <w:t>hiperlink</w:t>
      </w:r>
      <w:proofErr w:type="spellEnd"/>
    </w:p>
  </w:comment>
  <w:comment w:id="303" w:author="José Fonseca" w:date="2015-11-27T15:22:00Z" w:initials="JF">
    <w:p w14:paraId="7EC3EAEB" w14:textId="318E6D7C" w:rsidR="00A16DB9" w:rsidRDefault="00A16DB9">
      <w:pPr>
        <w:pStyle w:val="CommentText"/>
      </w:pPr>
      <w:r>
        <w:rPr>
          <w:rStyle w:val="CommentReference"/>
        </w:rPr>
        <w:annotationRef/>
      </w:r>
      <w:r>
        <w:t>Lá atrás não usaste maiúsculas. Normaliza de uma maneira ou outra</w:t>
      </w:r>
    </w:p>
  </w:comment>
  <w:comment w:id="320" w:author="José Fonseca" w:date="2015-11-27T15:25:00Z" w:initials="JF">
    <w:p w14:paraId="1DF8E152" w14:textId="433D9107" w:rsidR="00A16DB9" w:rsidRDefault="00A16DB9">
      <w:pPr>
        <w:pStyle w:val="CommentText"/>
      </w:pPr>
      <w:r>
        <w:rPr>
          <w:rStyle w:val="CommentReference"/>
        </w:rPr>
        <w:annotationRef/>
      </w:r>
      <w:r>
        <w:t>Qual?</w:t>
      </w:r>
    </w:p>
  </w:comment>
  <w:comment w:id="339" w:author="José Fonseca" w:date="2015-11-27T15:29:00Z" w:initials="JF">
    <w:p w14:paraId="3874CF83" w14:textId="38DEE789" w:rsidR="00A16DB9" w:rsidRDefault="00A16DB9">
      <w:pPr>
        <w:pStyle w:val="CommentText"/>
      </w:pPr>
      <w:r>
        <w:rPr>
          <w:rStyle w:val="CommentReference"/>
        </w:rPr>
        <w:annotationRef/>
      </w:r>
      <w:r>
        <w:t xml:space="preserve">Só para voltar a lembrar a necessidade de eliminar o espaço anterior aos subcapítulos (tirar os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break</w:t>
      </w:r>
      <w:proofErr w:type="spellEnd"/>
      <w:r>
        <w:t>)</w:t>
      </w:r>
    </w:p>
  </w:comment>
  <w:comment w:id="347" w:author="José Fonseca" w:date="2015-11-27T15:37:00Z" w:initials="JF">
    <w:p w14:paraId="48FA6440" w14:textId="3E86FB6C" w:rsidR="00A16DB9" w:rsidRDefault="00A16DB9">
      <w:pPr>
        <w:pStyle w:val="CommentText"/>
      </w:pPr>
      <w:r>
        <w:rPr>
          <w:rStyle w:val="CommentReference"/>
        </w:rPr>
        <w:annotationRef/>
      </w:r>
      <w:r>
        <w:t>A ligação entre passageiros e boleias parece-me que está trocada. No EER parece-me bem</w:t>
      </w:r>
    </w:p>
  </w:comment>
  <w:comment w:id="351" w:author="José Fonseca" w:date="2015-11-27T15:36:00Z" w:initials="JF">
    <w:p w14:paraId="5F3B016C" w14:textId="0091857D" w:rsidR="00A16DB9" w:rsidRDefault="00A16DB9">
      <w:pPr>
        <w:pStyle w:val="CommentText"/>
      </w:pPr>
      <w:ins w:id="357" w:author="José Fonseca" w:date="2015-11-27T15:35:00Z">
        <w:r>
          <w:rPr>
            <w:rStyle w:val="CommentReference"/>
          </w:rPr>
          <w:annotationRef/>
        </w:r>
      </w:ins>
      <w:r>
        <w:t>Rever o texto e substituir tabela por classe, campo por atributo. Como implementaste os métodos? Falar também um pouco disso</w:t>
      </w:r>
    </w:p>
  </w:comment>
  <w:comment w:id="383" w:author="José Fonseca" w:date="2015-11-27T15:39:00Z" w:initials="JF">
    <w:p w14:paraId="5997BF27" w14:textId="41C07CFF" w:rsidR="00A16DB9" w:rsidRDefault="00A16DB9">
      <w:pPr>
        <w:pStyle w:val="CommentText"/>
      </w:pPr>
      <w:r>
        <w:rPr>
          <w:rStyle w:val="CommentReference"/>
        </w:rPr>
        <w:annotationRef/>
      </w:r>
      <w:r>
        <w:t xml:space="preserve">Não devia ser </w:t>
      </w:r>
      <w:proofErr w:type="spellStart"/>
      <w:r>
        <w:t>varchar</w:t>
      </w:r>
      <w:proofErr w:type="spellEnd"/>
      <w:r>
        <w:t>(45) como o VOIP?</w:t>
      </w:r>
    </w:p>
  </w:comment>
  <w:comment w:id="384" w:author="José Fonseca" w:date="2015-11-27T15:38:00Z" w:initials="JF">
    <w:p w14:paraId="74433ED7" w14:textId="49296C2B" w:rsidR="00A16DB9" w:rsidRDefault="00A16DB9">
      <w:pPr>
        <w:pStyle w:val="CommentText"/>
      </w:pPr>
      <w:r>
        <w:rPr>
          <w:rStyle w:val="CommentReference"/>
        </w:rPr>
        <w:annotationRef/>
      </w:r>
      <w:r>
        <w:t>Devia ser menor</w:t>
      </w:r>
    </w:p>
  </w:comment>
  <w:comment w:id="396" w:author="José Fonseca" w:date="2015-11-27T15:43:00Z" w:initials="JF">
    <w:p w14:paraId="20A68D01" w14:textId="2EABB8CA" w:rsidR="00A16DB9" w:rsidRDefault="00A16DB9">
      <w:pPr>
        <w:pStyle w:val="CommentText"/>
      </w:pPr>
      <w:ins w:id="398" w:author="José Fonseca" w:date="2015-11-27T15:42:00Z">
        <w:r>
          <w:rPr>
            <w:rStyle w:val="CommentReference"/>
          </w:rPr>
          <w:annotationRef/>
        </w:r>
      </w:ins>
      <w:r>
        <w:t>Nas FK dizer com que tabela e campo está relacionada</w:t>
      </w:r>
    </w:p>
  </w:comment>
  <w:comment w:id="442" w:author="José Fonseca" w:date="2015-11-27T17:25:00Z" w:initials="JF">
    <w:p w14:paraId="14E4DDCC" w14:textId="6A1441EA" w:rsidR="00A16DB9" w:rsidRDefault="00A16DB9">
      <w:pPr>
        <w:pStyle w:val="CommentText"/>
      </w:pPr>
      <w:r>
        <w:rPr>
          <w:rStyle w:val="CommentReference"/>
        </w:rPr>
        <w:annotationRef/>
      </w:r>
      <w:r>
        <w:t>Este capítulo devia ser dividido em dois. Um com as tecnologias e outro com a aplicação</w:t>
      </w:r>
    </w:p>
  </w:comment>
  <w:comment w:id="451" w:author="José Fonseca" w:date="2015-11-27T15:47:00Z" w:initials="JF">
    <w:p w14:paraId="159DA990" w14:textId="2BBC452E" w:rsidR="00A16DB9" w:rsidRDefault="00A16DB9">
      <w:pPr>
        <w:pStyle w:val="CommentText"/>
      </w:pPr>
      <w:r>
        <w:rPr>
          <w:rStyle w:val="CommentReference"/>
        </w:rPr>
        <w:annotationRef/>
      </w:r>
      <w:r>
        <w:t>Já houve outros acrónimos que não descreveste tão bem. Normaliza</w:t>
      </w:r>
    </w:p>
  </w:comment>
  <w:comment w:id="452" w:author="José Fonseca" w:date="2015-11-27T15:48:00Z" w:initials="JF">
    <w:p w14:paraId="2D42C88E" w14:textId="76A63623" w:rsidR="00A16DB9" w:rsidRDefault="00A16DB9">
      <w:pPr>
        <w:pStyle w:val="CommentText"/>
      </w:pPr>
      <w:r>
        <w:rPr>
          <w:rStyle w:val="CommentReference"/>
        </w:rPr>
        <w:annotationRef/>
      </w:r>
      <w:r>
        <w:t xml:space="preserve">Tens Web escrito como </w:t>
      </w:r>
      <w:proofErr w:type="spellStart"/>
      <w:r>
        <w:t>web</w:t>
      </w:r>
      <w:proofErr w:type="spellEnd"/>
      <w:r>
        <w:t>. normaliza</w:t>
      </w:r>
    </w:p>
  </w:comment>
  <w:comment w:id="455" w:author="José Fonseca" w:date="2015-11-27T15:48:00Z" w:initials="JF">
    <w:p w14:paraId="427B60ED" w14:textId="14573A74" w:rsidR="00A16DB9" w:rsidRDefault="00A16DB9">
      <w:pPr>
        <w:pStyle w:val="CommentText"/>
      </w:pPr>
      <w:r>
        <w:rPr>
          <w:rStyle w:val="CommentReference"/>
        </w:rPr>
        <w:annotationRef/>
      </w:r>
      <w:r>
        <w:t>Eis um exemplo!</w:t>
      </w:r>
    </w:p>
  </w:comment>
  <w:comment w:id="456" w:author="José Fonseca" w:date="2015-11-27T15:49:00Z" w:initials="JF">
    <w:p w14:paraId="437C308A" w14:textId="286D27A6" w:rsidR="00A16DB9" w:rsidRDefault="00A16DB9">
      <w:pPr>
        <w:pStyle w:val="CommentText"/>
      </w:pPr>
      <w:r>
        <w:rPr>
          <w:rStyle w:val="CommentReference"/>
        </w:rPr>
        <w:annotationRef/>
      </w:r>
      <w:r>
        <w:t>Tens de explicar melhor. O que é que determina a sua funcionalidade?</w:t>
      </w:r>
    </w:p>
  </w:comment>
  <w:comment w:id="462" w:author="José Fonseca" w:date="2015-11-27T15:50:00Z" w:initials="JF">
    <w:p w14:paraId="7C965A52" w14:textId="2EB6BA00" w:rsidR="00A16DB9" w:rsidRDefault="00A16DB9">
      <w:pPr>
        <w:pStyle w:val="CommentText"/>
      </w:pPr>
      <w:r>
        <w:rPr>
          <w:rStyle w:val="CommentReference"/>
        </w:rPr>
        <w:annotationRef/>
      </w:r>
      <w:r>
        <w:t>Dizer quais</w:t>
      </w:r>
    </w:p>
  </w:comment>
  <w:comment w:id="492" w:author="José Fonseca" w:date="2015-11-27T15:56:00Z" w:initials="JF">
    <w:p w14:paraId="658F33BF" w14:textId="0C344D51" w:rsidR="00A16DB9" w:rsidRDefault="00A16DB9">
      <w:pPr>
        <w:pStyle w:val="CommentText"/>
      </w:pPr>
      <w:r>
        <w:rPr>
          <w:rStyle w:val="CommentReference"/>
        </w:rPr>
        <w:annotationRef/>
      </w:r>
      <w:r>
        <w:t xml:space="preserve">Não usaste aspas nem </w:t>
      </w:r>
      <w:proofErr w:type="spellStart"/>
      <w:r>
        <w:t>itálio</w:t>
      </w:r>
      <w:proofErr w:type="spellEnd"/>
      <w:r>
        <w:t xml:space="preserve"> anteriormente! Normalizar</w:t>
      </w:r>
    </w:p>
  </w:comment>
  <w:comment w:id="505" w:author="José Fonseca" w:date="2015-11-27T16:00:00Z" w:initials="JF">
    <w:p w14:paraId="6E26BD25" w14:textId="1A056EAD" w:rsidR="00A16DB9" w:rsidRDefault="00A16DB9">
      <w:pPr>
        <w:pStyle w:val="CommentText"/>
      </w:pPr>
      <w:r>
        <w:rPr>
          <w:rStyle w:val="CommentReference"/>
        </w:rPr>
        <w:annotationRef/>
      </w:r>
      <w:r>
        <w:t>Isto não justifica teres usado PHP em vez de .NET, por exemplo. Ou lhe dás um sentido algo diferente ou retiras</w:t>
      </w:r>
    </w:p>
  </w:comment>
  <w:comment w:id="512" w:author="José Fonseca" w:date="2015-11-27T16:01:00Z" w:initials="JF">
    <w:p w14:paraId="15E7486F" w14:textId="79963A4B" w:rsidR="00A16DB9" w:rsidRDefault="00A16DB9">
      <w:pPr>
        <w:pStyle w:val="CommentText"/>
      </w:pPr>
      <w:r>
        <w:rPr>
          <w:rStyle w:val="CommentReference"/>
        </w:rPr>
        <w:annotationRef/>
      </w:r>
      <w:r>
        <w:t>Não é uma linguagem de programação</w:t>
      </w:r>
    </w:p>
  </w:comment>
  <w:comment w:id="599" w:author="José Fonseca" w:date="2015-11-27T17:14:00Z" w:initials="JF">
    <w:p w14:paraId="7E378D2E" w14:textId="3C3AECDB" w:rsidR="00A16DB9" w:rsidRDefault="00A16DB9">
      <w:pPr>
        <w:pStyle w:val="CommentText"/>
      </w:pPr>
      <w:r>
        <w:rPr>
          <w:rStyle w:val="CommentReference"/>
        </w:rPr>
        <w:annotationRef/>
      </w:r>
      <w:r>
        <w:t>Não estou a gostar da forma como este capítulo está organizado. A passagem da secção anterior para esta é como se fosse um capítulo diferente...</w:t>
      </w:r>
    </w:p>
  </w:comment>
  <w:comment w:id="600" w:author="José Fonseca" w:date="2015-11-27T17:27:00Z" w:initials="JF">
    <w:p w14:paraId="4CF3B144" w14:textId="07CB9308" w:rsidR="00A16DB9" w:rsidRDefault="00A16DB9">
      <w:pPr>
        <w:pStyle w:val="CommentText"/>
      </w:pPr>
      <w:r>
        <w:rPr>
          <w:rStyle w:val="CommentReference"/>
        </w:rPr>
        <w:annotationRef/>
      </w:r>
      <w:r>
        <w:t xml:space="preserve">Talvez falte discutir um pouco os aspetos relacionados com a segurança. Isto deve ser discutido no </w:t>
      </w:r>
      <w:proofErr w:type="spellStart"/>
      <w:r>
        <w:t>ecran</w:t>
      </w:r>
      <w:proofErr w:type="spellEnd"/>
      <w:r>
        <w:t xml:space="preserve"> de </w:t>
      </w:r>
      <w:proofErr w:type="spellStart"/>
      <w:r>
        <w:t>login</w:t>
      </w:r>
      <w:proofErr w:type="spellEnd"/>
    </w:p>
  </w:comment>
  <w:comment w:id="602" w:author="José Fonseca" w:date="2015-11-27T17:26:00Z" w:initials="JF">
    <w:p w14:paraId="132A2C85" w14:textId="65B4321F" w:rsidR="00A16DB9" w:rsidRDefault="00A16DB9">
      <w:pPr>
        <w:pStyle w:val="CommentText"/>
      </w:pPr>
      <w:r>
        <w:rPr>
          <w:rStyle w:val="CommentReference"/>
        </w:rPr>
        <w:annotationRef/>
      </w:r>
      <w:r>
        <w:t xml:space="preserve">A seguir deve aparecer uma secção com os </w:t>
      </w:r>
      <w:proofErr w:type="spellStart"/>
      <w:r>
        <w:t>ecrans</w:t>
      </w:r>
      <w:proofErr w:type="spellEnd"/>
      <w:r>
        <w:t xml:space="preserve"> da aplicação e sua descrição</w:t>
      </w:r>
    </w:p>
  </w:comment>
  <w:comment w:id="636" w:author="José Fonseca" w:date="2015-11-27T17:35:00Z" w:initials="JF">
    <w:p w14:paraId="5441C7F0" w14:textId="0A938953" w:rsidR="00A16DB9" w:rsidRDefault="00A16DB9">
      <w:pPr>
        <w:pStyle w:val="CommentText"/>
      </w:pPr>
      <w:r>
        <w:rPr>
          <w:rStyle w:val="CommentReference"/>
        </w:rPr>
        <w:annotationRef/>
      </w:r>
      <w:r>
        <w:t>Falta figura a ilustrar</w:t>
      </w:r>
    </w:p>
  </w:comment>
  <w:comment w:id="646" w:author="José Fonseca" w:date="2015-11-27T17:42:00Z" w:initials="JF">
    <w:p w14:paraId="47D2AA1C" w14:textId="4970A861" w:rsidR="00A16DB9" w:rsidRDefault="00A16DB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Não se deve ter uma secção só com um item. Como não existe 7.4.2 então deve-se eliminar o 4.4.1</w:t>
      </w:r>
    </w:p>
  </w:comment>
  <w:comment w:id="647" w:author="José Fonseca" w:date="2015-11-27T17:55:00Z" w:initials="JF">
    <w:p w14:paraId="3B6700D9" w14:textId="5F6BA1A8" w:rsidR="003235A2" w:rsidRDefault="003235A2">
      <w:pPr>
        <w:pStyle w:val="CommentText"/>
      </w:pPr>
      <w:r>
        <w:rPr>
          <w:rStyle w:val="CommentReference"/>
        </w:rPr>
        <w:annotationRef/>
      </w:r>
      <w:r>
        <w:t xml:space="preserve">Fala com o Prof. </w:t>
      </w:r>
      <w:bookmarkStart w:id="648" w:name="_GoBack"/>
      <w:bookmarkEnd w:id="648"/>
      <w:r>
        <w:t>Carlos Brigas acerca de outros testes que podes fazer no tempo que ainda tens disponível</w:t>
      </w:r>
    </w:p>
  </w:comment>
  <w:comment w:id="652" w:author="José Fonseca" w:date="2015-11-27T17:39:00Z" w:initials="JF">
    <w:p w14:paraId="6A829D7A" w14:textId="4901D128" w:rsidR="00A16DB9" w:rsidRDefault="00A16DB9">
      <w:pPr>
        <w:pStyle w:val="CommentText"/>
      </w:pPr>
      <w:r>
        <w:rPr>
          <w:rStyle w:val="CommentReference"/>
        </w:rPr>
        <w:annotationRef/>
      </w:r>
      <w:r>
        <w:t>Não há uma tabela que resume estes resultados?!</w:t>
      </w:r>
    </w:p>
  </w:comment>
  <w:comment w:id="655" w:author="José Fonseca" w:date="2015-11-27T17:39:00Z" w:initials="JF">
    <w:p w14:paraId="45974C7B" w14:textId="279E5D20" w:rsidR="00A16DB9" w:rsidRDefault="00A16DB9">
      <w:pPr>
        <w:pStyle w:val="CommentText"/>
      </w:pPr>
      <w:r>
        <w:rPr>
          <w:rStyle w:val="CommentReference"/>
        </w:rPr>
        <w:annotationRef/>
      </w:r>
      <w:r>
        <w:t>Não há uma tabela que resume estes resultados?!</w:t>
      </w:r>
    </w:p>
  </w:comment>
  <w:comment w:id="658" w:author="José Fonseca" w:date="2015-11-27T17:40:00Z" w:initials="JF">
    <w:p w14:paraId="42586832" w14:textId="67B5FA6F" w:rsidR="00A16DB9" w:rsidRDefault="00A16DB9">
      <w:pPr>
        <w:pStyle w:val="CommentText"/>
      </w:pPr>
      <w:r>
        <w:rPr>
          <w:rStyle w:val="CommentReference"/>
        </w:rPr>
        <w:annotationRef/>
      </w:r>
      <w:r>
        <w:t>Não há uma tabela que resume estes resultados?!</w:t>
      </w:r>
    </w:p>
  </w:comment>
  <w:comment w:id="703" w:author="José Fonseca" w:date="2015-11-27T17:43:00Z" w:initials="JF">
    <w:p w14:paraId="603C8DDD" w14:textId="472D2FA4" w:rsidR="00A16DB9" w:rsidRDefault="00A16DB9">
      <w:pPr>
        <w:pStyle w:val="CommentText"/>
      </w:pPr>
      <w:r>
        <w:rPr>
          <w:rStyle w:val="CommentReference"/>
        </w:rPr>
        <w:annotationRef/>
      </w:r>
      <w:r>
        <w:t>Colocar os números</w:t>
      </w:r>
    </w:p>
  </w:comment>
  <w:comment w:id="716" w:author="José Fonseca" w:date="2015-11-27T17:43:00Z" w:initials="JF">
    <w:p w14:paraId="2B897B2C" w14:textId="79264F38" w:rsidR="00A16DB9" w:rsidRDefault="00A16DB9">
      <w:pPr>
        <w:pStyle w:val="CommentText"/>
      </w:pPr>
      <w:r>
        <w:rPr>
          <w:rStyle w:val="CommentReference"/>
        </w:rPr>
        <w:annotationRef/>
      </w:r>
      <w:r>
        <w:t>Colocar os números</w:t>
      </w:r>
    </w:p>
  </w:comment>
  <w:comment w:id="721" w:author="José Fonseca" w:date="2015-11-27T17:48:00Z" w:initials="JF">
    <w:p w14:paraId="0E341397" w14:textId="5FCDE4D8" w:rsidR="00A16DB9" w:rsidRDefault="00A16DB9">
      <w:pPr>
        <w:pStyle w:val="CommentText"/>
      </w:pPr>
      <w:r>
        <w:rPr>
          <w:rStyle w:val="CommentReference"/>
        </w:rPr>
        <w:annotationRef/>
      </w:r>
      <w:r>
        <w:t>Vê se retiras o “</w:t>
      </w:r>
      <w:proofErr w:type="spellStart"/>
      <w:r>
        <w:rPr>
          <w:rFonts w:ascii="Helvetica Neue" w:eastAsiaTheme="minorEastAsia" w:hAnsi="Helvetica Neue" w:cs="Helvetica Neue"/>
          <w:color w:val="262626"/>
          <w:sz w:val="28"/>
          <w:szCs w:val="28"/>
          <w:lang w:val="en-US" w:eastAsia="ja-JP"/>
        </w:rPr>
        <w:t>Lorem</w:t>
      </w:r>
      <w:proofErr w:type="spellEnd"/>
      <w:r>
        <w:rPr>
          <w:rFonts w:ascii="Helvetica Neue" w:eastAsiaTheme="minorEastAsia" w:hAnsi="Helvetica Neue" w:cs="Helvetica Neue"/>
          <w:color w:val="262626"/>
          <w:sz w:val="28"/>
          <w:szCs w:val="28"/>
          <w:lang w:val="en-US" w:eastAsia="ja-JP"/>
        </w:rPr>
        <w:t xml:space="preserve"> </w:t>
      </w:r>
      <w:proofErr w:type="spellStart"/>
      <w:r>
        <w:rPr>
          <w:rFonts w:ascii="Helvetica Neue" w:eastAsiaTheme="minorEastAsia" w:hAnsi="Helvetica Neue" w:cs="Helvetica Neue"/>
          <w:color w:val="262626"/>
          <w:sz w:val="28"/>
          <w:szCs w:val="28"/>
          <w:lang w:val="en-US" w:eastAsia="ja-JP"/>
        </w:rPr>
        <w:t>ipsum</w:t>
      </w:r>
      <w:proofErr w:type="spellEnd"/>
      <w:r>
        <w:rPr>
          <w:rFonts w:ascii="Helvetica Neue" w:eastAsiaTheme="minorEastAsia" w:hAnsi="Helvetica Neue" w:cs="Helvetica Neue"/>
          <w:color w:val="262626"/>
          <w:sz w:val="28"/>
          <w:szCs w:val="28"/>
          <w:lang w:val="en-US" w:eastAsia="ja-JP"/>
        </w:rPr>
        <w:t xml:space="preserve"> dolor sit </w:t>
      </w:r>
      <w:proofErr w:type="spellStart"/>
      <w:r>
        <w:rPr>
          <w:rFonts w:ascii="Helvetica Neue" w:eastAsiaTheme="minorEastAsia" w:hAnsi="Helvetica Neue" w:cs="Helvetica Neue"/>
          <w:color w:val="262626"/>
          <w:sz w:val="28"/>
          <w:szCs w:val="28"/>
          <w:lang w:val="en-US" w:eastAsia="ja-JP"/>
        </w:rPr>
        <w:t>amet</w:t>
      </w:r>
      <w:proofErr w:type="spellEnd"/>
      <w:r>
        <w:rPr>
          <w:rFonts w:ascii="Helvetica Neue" w:eastAsiaTheme="minorEastAsia" w:hAnsi="Helvetica Neue" w:cs="Helvetica Neue"/>
          <w:color w:val="262626"/>
          <w:sz w:val="28"/>
          <w:szCs w:val="28"/>
          <w:lang w:val="en-US" w:eastAsia="ja-JP"/>
        </w:rPr>
        <w:t>…</w:t>
      </w:r>
      <w:r>
        <w:t>” do site !!!!!</w:t>
      </w:r>
    </w:p>
  </w:comment>
  <w:comment w:id="663" w:author="José Fonseca" w:date="2015-11-27T17:54:00Z" w:initials="JF">
    <w:p w14:paraId="5202E867" w14:textId="6378694C" w:rsidR="00701A3A" w:rsidRDefault="00701A3A">
      <w:pPr>
        <w:pStyle w:val="CommentText"/>
      </w:pPr>
      <w:r>
        <w:rPr>
          <w:rStyle w:val="CommentReference"/>
        </w:rPr>
        <w:annotationRef/>
      </w:r>
      <w:r>
        <w:t>Este capítulo ainda pode ser mais detalhado, referindo mais do que foi conseguido e desenvolver mais o trabalho futuro para além dos requisitos</w:t>
      </w:r>
    </w:p>
  </w:comment>
  <w:comment w:id="737" w:author="José Fonseca" w:date="2015-11-27T17:54:00Z" w:initials="JF">
    <w:p w14:paraId="36B5256E" w14:textId="77777777" w:rsidR="00A16DB9" w:rsidRDefault="00A16DB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Na</w:t>
      </w:r>
      <w:r>
        <w:t>s referencias Web tens de dizer a data de consulta</w:t>
      </w:r>
    </w:p>
    <w:p w14:paraId="35E7EB17" w14:textId="167163D3" w:rsidR="00701A3A" w:rsidRDefault="00701A3A">
      <w:pPr>
        <w:pStyle w:val="CommentText"/>
      </w:pPr>
      <w:r>
        <w:t>É melhor não ter as linhas justificadas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DF5820" w14:textId="77777777" w:rsidR="00A16DB9" w:rsidRDefault="00A16DB9" w:rsidP="00257429">
      <w:r>
        <w:separator/>
      </w:r>
    </w:p>
    <w:p w14:paraId="6544BECE" w14:textId="77777777" w:rsidR="00A16DB9" w:rsidRDefault="00A16DB9"/>
  </w:endnote>
  <w:endnote w:type="continuationSeparator" w:id="0">
    <w:p w14:paraId="00241BA8" w14:textId="77777777" w:rsidR="00A16DB9" w:rsidRDefault="00A16DB9" w:rsidP="00257429">
      <w:r>
        <w:continuationSeparator/>
      </w:r>
    </w:p>
    <w:p w14:paraId="0445B129" w14:textId="77777777" w:rsidR="00A16DB9" w:rsidRDefault="00A16D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Eurostile">
    <w:panose1 w:val="020B05040202020502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E77B74" w14:textId="77777777" w:rsidR="00A16DB9" w:rsidRPr="00AA5447" w:rsidRDefault="00A16DB9" w:rsidP="00AA5447">
    <w:pPr>
      <w:rPr>
        <w:sz w:val="16"/>
        <w:szCs w:val="16"/>
      </w:rPr>
    </w:pPr>
    <w:r>
      <w:rPr>
        <w:sz w:val="16"/>
        <w:szCs w:val="16"/>
      </w:rPr>
      <w:t xml:space="preserve">Gesp.010.02 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B191C5" w14:textId="77777777" w:rsidR="00A16DB9" w:rsidRDefault="00A16DB9">
    <w:pPr>
      <w:pStyle w:val="Footer"/>
    </w:pPr>
  </w:p>
  <w:p w14:paraId="1B31FC99" w14:textId="77777777" w:rsidR="00A16DB9" w:rsidRDefault="00A16DB9" w:rsidP="00257429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86720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D7CB9B" w14:textId="77777777" w:rsidR="00A16DB9" w:rsidRDefault="00A16DB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35A2">
          <w:rPr>
            <w:noProof/>
          </w:rPr>
          <w:t>59</w:t>
        </w:r>
        <w:r>
          <w:rPr>
            <w:noProof/>
          </w:rPr>
          <w:fldChar w:fldCharType="end"/>
        </w:r>
      </w:p>
    </w:sdtContent>
  </w:sdt>
  <w:p w14:paraId="59AA9ED9" w14:textId="77777777" w:rsidR="00A16DB9" w:rsidRDefault="00A16DB9" w:rsidP="0025742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1069DB" w14:textId="77777777" w:rsidR="00A16DB9" w:rsidRDefault="00A16DB9" w:rsidP="00257429">
      <w:r>
        <w:separator/>
      </w:r>
    </w:p>
    <w:p w14:paraId="28B9F843" w14:textId="77777777" w:rsidR="00A16DB9" w:rsidRDefault="00A16DB9"/>
  </w:footnote>
  <w:footnote w:type="continuationSeparator" w:id="0">
    <w:p w14:paraId="26750117" w14:textId="77777777" w:rsidR="00A16DB9" w:rsidRDefault="00A16DB9" w:rsidP="00257429">
      <w:r>
        <w:continuationSeparator/>
      </w:r>
    </w:p>
    <w:p w14:paraId="71B7A5E5" w14:textId="77777777" w:rsidR="00A16DB9" w:rsidRDefault="00A16DB9"/>
  </w:footnote>
  <w:footnote w:id="1">
    <w:p w14:paraId="6380CB3E" w14:textId="77777777" w:rsidR="00A16DB9" w:rsidRPr="005363FC" w:rsidRDefault="00A16DB9" w:rsidP="00257429">
      <w:pPr>
        <w:pStyle w:val="FootnoteText"/>
      </w:pPr>
      <w:r>
        <w:rPr>
          <w:rStyle w:val="FootnoteReference"/>
        </w:rPr>
        <w:footnoteRef/>
      </w:r>
      <w:r w:rsidRPr="005363FC">
        <w:t xml:space="preserve">Dados </w:t>
      </w:r>
      <w:r>
        <w:t xml:space="preserve">referentes aos preços médios da gasolina </w:t>
      </w:r>
      <w:proofErr w:type="spellStart"/>
      <w:r>
        <w:t>super</w:t>
      </w:r>
      <w:proofErr w:type="spellEnd"/>
      <w:r>
        <w:t xml:space="preserve"> com chumbo</w:t>
      </w:r>
      <w:r w:rsidRPr="005363FC">
        <w:t xml:space="preserve"> </w:t>
      </w:r>
      <w:r>
        <w:t xml:space="preserve">vendida em Portugal entre 1960 e 2014 </w:t>
      </w:r>
      <w:r w:rsidRPr="005363FC">
        <w:t>http://www.pordata.pt/Portugal/Pre%C3%A7os+m%C3%A9dios+de+venda+ao+p%C3%BAblico+dos+combust%C3%ADveis+l%C3%ADquidos+e+gasosos+%E2%80%93+Continente-1265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97BEA" w14:textId="77777777" w:rsidR="00A16DB9" w:rsidRDefault="00A16DB9" w:rsidP="003E57E8">
    <w:pPr>
      <w:jc w:val="center"/>
      <w:rPr>
        <w:rFonts w:ascii="Eurostile" w:hAnsi="Eurostile"/>
        <w:b/>
        <w:sz w:val="28"/>
      </w:rPr>
    </w:pPr>
    <w:r>
      <w:rPr>
        <w:noProof/>
        <w:lang w:val="en-US"/>
      </w:rPr>
      <w:drawing>
        <wp:inline distT="0" distB="0" distL="0" distR="0" wp14:anchorId="68D6079B" wp14:editId="75EEC176">
          <wp:extent cx="1380490" cy="1932305"/>
          <wp:effectExtent l="0" t="0" r="0" b="0"/>
          <wp:docPr id="18" name="Picture 18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0490" cy="1932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7837ACB" w14:textId="77777777" w:rsidR="00A16DB9" w:rsidRPr="00982EE6" w:rsidRDefault="00A16DB9" w:rsidP="003E57E8">
    <w:pPr>
      <w:jc w:val="center"/>
      <w:rPr>
        <w:rFonts w:ascii="Eurostile" w:hAnsi="Eurostile"/>
        <w:b/>
        <w:sz w:val="28"/>
      </w:rPr>
    </w:pPr>
    <w:r>
      <w:rPr>
        <w:rFonts w:ascii="Eurostile" w:hAnsi="Eurostile"/>
        <w:b/>
        <w:sz w:val="28"/>
      </w:rPr>
      <w:t>Escola Superior de  Tecnologia e Gestão</w:t>
    </w:r>
  </w:p>
  <w:p w14:paraId="3A0AAA99" w14:textId="77777777" w:rsidR="00A16DB9" w:rsidRPr="00982EE6" w:rsidRDefault="00A16DB9" w:rsidP="003E57E8">
    <w:pPr>
      <w:jc w:val="center"/>
      <w:rPr>
        <w:rFonts w:ascii="Eurostile" w:hAnsi="Eurostile"/>
        <w:sz w:val="28"/>
      </w:rPr>
    </w:pPr>
    <w:r>
      <w:rPr>
        <w:rFonts w:ascii="Eurostile" w:hAnsi="Eurostile"/>
        <w:sz w:val="28"/>
      </w:rPr>
      <w:t>Instituto Politécnico da Guarda</w:t>
    </w:r>
  </w:p>
  <w:p w14:paraId="463F8E5E" w14:textId="77777777" w:rsidR="00A16DB9" w:rsidRDefault="00A16DB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757A60" w14:textId="77777777" w:rsidR="00A16DB9" w:rsidRDefault="00A16DB9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34AC06" w14:textId="77777777" w:rsidR="00A16DB9" w:rsidRDefault="00A16DB9" w:rsidP="00257429">
    <w:pPr>
      <w:pStyle w:val="Header"/>
    </w:pPr>
    <w:r>
      <w:t>CAPÍTULO 1.INTRODUÇÃO</w: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F3CEB5" w14:textId="77777777" w:rsidR="00A16DB9" w:rsidRDefault="00A16DB9" w:rsidP="00257429">
    <w:pPr>
      <w:pStyle w:val="Header"/>
    </w:pPr>
    <w:r>
      <w:t>CAPÍTULO 2.ESTADO DE ARTE</w: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964E4E" w14:textId="77777777" w:rsidR="00A16DB9" w:rsidRDefault="00A16DB9" w:rsidP="00257429">
    <w:pPr>
      <w:pStyle w:val="Header"/>
    </w:pPr>
    <w:r>
      <w:t>CAPÍTULO 3.METODOLOGIA E ANÁLISE DE REQUISITOS</w: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4E9F44" w14:textId="77777777" w:rsidR="00A16DB9" w:rsidRDefault="00A16DB9" w:rsidP="00257429">
    <w:pPr>
      <w:pStyle w:val="Header"/>
    </w:pPr>
    <w:r>
      <w:t>CAPÍTULO 4.DESENVOLVIMENTO</w: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2BE0EB" w14:textId="77777777" w:rsidR="00A16DB9" w:rsidRDefault="00A16DB9" w:rsidP="00257429">
    <w:pPr>
      <w:pStyle w:val="Header"/>
    </w:pPr>
    <w:r>
      <w:t>CAPÍTULO 5.CONCLUSÃO</w:t>
    </w: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C91264" w14:textId="77777777" w:rsidR="00A16DB9" w:rsidRDefault="00A16DB9" w:rsidP="00257429">
    <w:pPr>
      <w:pStyle w:val="Header"/>
    </w:pPr>
    <w:r>
      <w:t>CAPÍTULO 6.BIBLIOGRAFIA</w:t>
    </w: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841C1C" w14:textId="77777777" w:rsidR="00A16DB9" w:rsidRDefault="00A16DB9" w:rsidP="00257429">
    <w:pPr>
      <w:pStyle w:val="Header"/>
    </w:pPr>
    <w:r>
      <w:t>CAPÍTULO 7.ANEXOS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64A5C"/>
    <w:multiLevelType w:val="hybridMultilevel"/>
    <w:tmpl w:val="F7DA1764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8373AA"/>
    <w:multiLevelType w:val="hybridMultilevel"/>
    <w:tmpl w:val="0442C22C"/>
    <w:lvl w:ilvl="0" w:tplc="C9F67E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953AC"/>
    <w:multiLevelType w:val="hybridMultilevel"/>
    <w:tmpl w:val="7472A2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302CE3"/>
    <w:multiLevelType w:val="hybridMultilevel"/>
    <w:tmpl w:val="524EFC9E"/>
    <w:lvl w:ilvl="0" w:tplc="1A6C1E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605D7C"/>
    <w:multiLevelType w:val="hybridMultilevel"/>
    <w:tmpl w:val="750A6B6C"/>
    <w:lvl w:ilvl="0" w:tplc="1624D7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90709"/>
    <w:multiLevelType w:val="hybridMultilevel"/>
    <w:tmpl w:val="380A32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DE151C"/>
    <w:multiLevelType w:val="hybridMultilevel"/>
    <w:tmpl w:val="13A2B42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1768135C"/>
    <w:multiLevelType w:val="hybridMultilevel"/>
    <w:tmpl w:val="DE9CC3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223B6D"/>
    <w:multiLevelType w:val="hybridMultilevel"/>
    <w:tmpl w:val="103AD45E"/>
    <w:lvl w:ilvl="0" w:tplc="0409000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>
    <w:nsid w:val="1D2F51DC"/>
    <w:multiLevelType w:val="hybridMultilevel"/>
    <w:tmpl w:val="5ACE2840"/>
    <w:lvl w:ilvl="0" w:tplc="B114CB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7E615C"/>
    <w:multiLevelType w:val="hybridMultilevel"/>
    <w:tmpl w:val="8544E36A"/>
    <w:lvl w:ilvl="0" w:tplc="775A34BA">
      <w:start w:val="1"/>
      <w:numFmt w:val="upperRoman"/>
      <w:lvlText w:val="%1."/>
      <w:lvlJc w:val="right"/>
      <w:pPr>
        <w:ind w:left="940" w:hanging="360"/>
      </w:pPr>
    </w:lvl>
    <w:lvl w:ilvl="1" w:tplc="08160019" w:tentative="1">
      <w:start w:val="1"/>
      <w:numFmt w:val="lowerLetter"/>
      <w:lvlText w:val="%2."/>
      <w:lvlJc w:val="left"/>
      <w:pPr>
        <w:ind w:left="1660" w:hanging="360"/>
      </w:pPr>
    </w:lvl>
    <w:lvl w:ilvl="2" w:tplc="0816001B" w:tentative="1">
      <w:start w:val="1"/>
      <w:numFmt w:val="lowerRoman"/>
      <w:lvlText w:val="%3."/>
      <w:lvlJc w:val="right"/>
      <w:pPr>
        <w:ind w:left="2380" w:hanging="180"/>
      </w:pPr>
    </w:lvl>
    <w:lvl w:ilvl="3" w:tplc="0816000F" w:tentative="1">
      <w:start w:val="1"/>
      <w:numFmt w:val="decimal"/>
      <w:lvlText w:val="%4."/>
      <w:lvlJc w:val="left"/>
      <w:pPr>
        <w:ind w:left="3100" w:hanging="360"/>
      </w:pPr>
    </w:lvl>
    <w:lvl w:ilvl="4" w:tplc="08160019" w:tentative="1">
      <w:start w:val="1"/>
      <w:numFmt w:val="lowerLetter"/>
      <w:lvlText w:val="%5."/>
      <w:lvlJc w:val="left"/>
      <w:pPr>
        <w:ind w:left="3820" w:hanging="360"/>
      </w:pPr>
    </w:lvl>
    <w:lvl w:ilvl="5" w:tplc="0816001B" w:tentative="1">
      <w:start w:val="1"/>
      <w:numFmt w:val="lowerRoman"/>
      <w:lvlText w:val="%6."/>
      <w:lvlJc w:val="right"/>
      <w:pPr>
        <w:ind w:left="4540" w:hanging="180"/>
      </w:pPr>
    </w:lvl>
    <w:lvl w:ilvl="6" w:tplc="0816000F" w:tentative="1">
      <w:start w:val="1"/>
      <w:numFmt w:val="decimal"/>
      <w:lvlText w:val="%7."/>
      <w:lvlJc w:val="left"/>
      <w:pPr>
        <w:ind w:left="5260" w:hanging="360"/>
      </w:pPr>
    </w:lvl>
    <w:lvl w:ilvl="7" w:tplc="08160019" w:tentative="1">
      <w:start w:val="1"/>
      <w:numFmt w:val="lowerLetter"/>
      <w:lvlText w:val="%8."/>
      <w:lvlJc w:val="left"/>
      <w:pPr>
        <w:ind w:left="5980" w:hanging="360"/>
      </w:pPr>
    </w:lvl>
    <w:lvl w:ilvl="8" w:tplc="0816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1">
    <w:nsid w:val="283E0D57"/>
    <w:multiLevelType w:val="hybridMultilevel"/>
    <w:tmpl w:val="E2E2AE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CC025C"/>
    <w:multiLevelType w:val="hybridMultilevel"/>
    <w:tmpl w:val="4CB8A6CA"/>
    <w:lvl w:ilvl="0" w:tplc="E6FE45A6">
      <w:start w:val="1"/>
      <w:numFmt w:val="upperRoman"/>
      <w:lvlText w:val="%1."/>
      <w:lvlJc w:val="right"/>
      <w:pPr>
        <w:ind w:left="1160" w:hanging="360"/>
      </w:pPr>
    </w:lvl>
    <w:lvl w:ilvl="1" w:tplc="08160019" w:tentative="1">
      <w:start w:val="1"/>
      <w:numFmt w:val="lowerLetter"/>
      <w:lvlText w:val="%2."/>
      <w:lvlJc w:val="left"/>
      <w:pPr>
        <w:ind w:left="1880" w:hanging="360"/>
      </w:pPr>
    </w:lvl>
    <w:lvl w:ilvl="2" w:tplc="0816001B" w:tentative="1">
      <w:start w:val="1"/>
      <w:numFmt w:val="lowerRoman"/>
      <w:lvlText w:val="%3."/>
      <w:lvlJc w:val="right"/>
      <w:pPr>
        <w:ind w:left="2600" w:hanging="180"/>
      </w:pPr>
    </w:lvl>
    <w:lvl w:ilvl="3" w:tplc="0816000F" w:tentative="1">
      <w:start w:val="1"/>
      <w:numFmt w:val="decimal"/>
      <w:lvlText w:val="%4."/>
      <w:lvlJc w:val="left"/>
      <w:pPr>
        <w:ind w:left="3320" w:hanging="360"/>
      </w:pPr>
    </w:lvl>
    <w:lvl w:ilvl="4" w:tplc="08160019" w:tentative="1">
      <w:start w:val="1"/>
      <w:numFmt w:val="lowerLetter"/>
      <w:lvlText w:val="%5."/>
      <w:lvlJc w:val="left"/>
      <w:pPr>
        <w:ind w:left="4040" w:hanging="360"/>
      </w:pPr>
    </w:lvl>
    <w:lvl w:ilvl="5" w:tplc="0816001B" w:tentative="1">
      <w:start w:val="1"/>
      <w:numFmt w:val="lowerRoman"/>
      <w:lvlText w:val="%6."/>
      <w:lvlJc w:val="right"/>
      <w:pPr>
        <w:ind w:left="4760" w:hanging="180"/>
      </w:pPr>
    </w:lvl>
    <w:lvl w:ilvl="6" w:tplc="0816000F" w:tentative="1">
      <w:start w:val="1"/>
      <w:numFmt w:val="decimal"/>
      <w:lvlText w:val="%7."/>
      <w:lvlJc w:val="left"/>
      <w:pPr>
        <w:ind w:left="5480" w:hanging="360"/>
      </w:pPr>
    </w:lvl>
    <w:lvl w:ilvl="7" w:tplc="08160019" w:tentative="1">
      <w:start w:val="1"/>
      <w:numFmt w:val="lowerLetter"/>
      <w:lvlText w:val="%8."/>
      <w:lvlJc w:val="left"/>
      <w:pPr>
        <w:ind w:left="6200" w:hanging="360"/>
      </w:pPr>
    </w:lvl>
    <w:lvl w:ilvl="8" w:tplc="0816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3">
    <w:nsid w:val="305732BB"/>
    <w:multiLevelType w:val="hybridMultilevel"/>
    <w:tmpl w:val="C3C883E6"/>
    <w:lvl w:ilvl="0" w:tplc="41F60B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4B59A3"/>
    <w:multiLevelType w:val="multilevel"/>
    <w:tmpl w:val="F198F960"/>
    <w:lvl w:ilvl="0">
      <w:start w:val="1"/>
      <w:numFmt w:val="decimal"/>
      <w:pStyle w:val="Heading1"/>
      <w:lvlText w:val="%1."/>
      <w:lvlJc w:val="left"/>
      <w:pPr>
        <w:ind w:left="262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4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2F04C4F"/>
    <w:multiLevelType w:val="hybridMultilevel"/>
    <w:tmpl w:val="7B6C7AC4"/>
    <w:lvl w:ilvl="0" w:tplc="A58A30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A15AE8"/>
    <w:multiLevelType w:val="hybridMultilevel"/>
    <w:tmpl w:val="86C23762"/>
    <w:lvl w:ilvl="0" w:tplc="1624D7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A3665CB"/>
    <w:multiLevelType w:val="hybridMultilevel"/>
    <w:tmpl w:val="E996B992"/>
    <w:lvl w:ilvl="0" w:tplc="41FE36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423213"/>
    <w:multiLevelType w:val="hybridMultilevel"/>
    <w:tmpl w:val="F746DF1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B2D688D"/>
    <w:multiLevelType w:val="hybridMultilevel"/>
    <w:tmpl w:val="5C50C0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9946D2"/>
    <w:multiLevelType w:val="hybridMultilevel"/>
    <w:tmpl w:val="6B02BEA0"/>
    <w:lvl w:ilvl="0" w:tplc="C638C8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8B7B0D"/>
    <w:multiLevelType w:val="hybridMultilevel"/>
    <w:tmpl w:val="F1B4125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0E373A"/>
    <w:multiLevelType w:val="hybridMultilevel"/>
    <w:tmpl w:val="3B28DFF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FF2C4B"/>
    <w:multiLevelType w:val="hybridMultilevel"/>
    <w:tmpl w:val="D9287F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3F31CE"/>
    <w:multiLevelType w:val="hybridMultilevel"/>
    <w:tmpl w:val="BAEEB110"/>
    <w:lvl w:ilvl="0" w:tplc="8098EC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626A69"/>
    <w:multiLevelType w:val="hybridMultilevel"/>
    <w:tmpl w:val="369C8650"/>
    <w:lvl w:ilvl="0" w:tplc="05B66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2B0029E"/>
    <w:multiLevelType w:val="hybridMultilevel"/>
    <w:tmpl w:val="66729BF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DC0ECF"/>
    <w:multiLevelType w:val="hybridMultilevel"/>
    <w:tmpl w:val="A66ADE6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3F296C"/>
    <w:multiLevelType w:val="hybridMultilevel"/>
    <w:tmpl w:val="BFCA2C84"/>
    <w:lvl w:ilvl="0" w:tplc="3D10D7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9655B1"/>
    <w:multiLevelType w:val="hybridMultilevel"/>
    <w:tmpl w:val="5252A3C2"/>
    <w:lvl w:ilvl="0" w:tplc="55809D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3CF4C72"/>
    <w:multiLevelType w:val="hybridMultilevel"/>
    <w:tmpl w:val="FED4CE5E"/>
    <w:lvl w:ilvl="0" w:tplc="F3BE8A9A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912144"/>
    <w:multiLevelType w:val="hybridMultilevel"/>
    <w:tmpl w:val="BAA85D3A"/>
    <w:lvl w:ilvl="0" w:tplc="0816000F">
      <w:start w:val="1"/>
      <w:numFmt w:val="decimal"/>
      <w:lvlText w:val="%1."/>
      <w:lvlJc w:val="left"/>
      <w:pPr>
        <w:ind w:left="774" w:hanging="360"/>
      </w:pPr>
    </w:lvl>
    <w:lvl w:ilvl="1" w:tplc="08160019" w:tentative="1">
      <w:start w:val="1"/>
      <w:numFmt w:val="lowerLetter"/>
      <w:lvlText w:val="%2."/>
      <w:lvlJc w:val="left"/>
      <w:pPr>
        <w:ind w:left="1494" w:hanging="360"/>
      </w:pPr>
    </w:lvl>
    <w:lvl w:ilvl="2" w:tplc="0816001B" w:tentative="1">
      <w:start w:val="1"/>
      <w:numFmt w:val="lowerRoman"/>
      <w:lvlText w:val="%3."/>
      <w:lvlJc w:val="right"/>
      <w:pPr>
        <w:ind w:left="2214" w:hanging="180"/>
      </w:pPr>
    </w:lvl>
    <w:lvl w:ilvl="3" w:tplc="0816000F" w:tentative="1">
      <w:start w:val="1"/>
      <w:numFmt w:val="decimal"/>
      <w:lvlText w:val="%4."/>
      <w:lvlJc w:val="left"/>
      <w:pPr>
        <w:ind w:left="2934" w:hanging="360"/>
      </w:pPr>
    </w:lvl>
    <w:lvl w:ilvl="4" w:tplc="08160019" w:tentative="1">
      <w:start w:val="1"/>
      <w:numFmt w:val="lowerLetter"/>
      <w:lvlText w:val="%5."/>
      <w:lvlJc w:val="left"/>
      <w:pPr>
        <w:ind w:left="3654" w:hanging="360"/>
      </w:pPr>
    </w:lvl>
    <w:lvl w:ilvl="5" w:tplc="0816001B" w:tentative="1">
      <w:start w:val="1"/>
      <w:numFmt w:val="lowerRoman"/>
      <w:lvlText w:val="%6."/>
      <w:lvlJc w:val="right"/>
      <w:pPr>
        <w:ind w:left="4374" w:hanging="180"/>
      </w:pPr>
    </w:lvl>
    <w:lvl w:ilvl="6" w:tplc="0816000F" w:tentative="1">
      <w:start w:val="1"/>
      <w:numFmt w:val="decimal"/>
      <w:lvlText w:val="%7."/>
      <w:lvlJc w:val="left"/>
      <w:pPr>
        <w:ind w:left="5094" w:hanging="360"/>
      </w:pPr>
    </w:lvl>
    <w:lvl w:ilvl="7" w:tplc="08160019" w:tentative="1">
      <w:start w:val="1"/>
      <w:numFmt w:val="lowerLetter"/>
      <w:lvlText w:val="%8."/>
      <w:lvlJc w:val="left"/>
      <w:pPr>
        <w:ind w:left="5814" w:hanging="360"/>
      </w:pPr>
    </w:lvl>
    <w:lvl w:ilvl="8" w:tplc="0816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5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577519"/>
    <w:multiLevelType w:val="hybridMultilevel"/>
    <w:tmpl w:val="3A286B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C6361E2"/>
    <w:multiLevelType w:val="hybridMultilevel"/>
    <w:tmpl w:val="C4C42964"/>
    <w:lvl w:ilvl="0" w:tplc="82E2AD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8B030A"/>
    <w:multiLevelType w:val="hybridMultilevel"/>
    <w:tmpl w:val="6CB49924"/>
    <w:lvl w:ilvl="0" w:tplc="B12C8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955B8A"/>
    <w:multiLevelType w:val="multilevel"/>
    <w:tmpl w:val="18FCEE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4DD1F9C"/>
    <w:multiLevelType w:val="hybridMultilevel"/>
    <w:tmpl w:val="99A011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B22894"/>
    <w:multiLevelType w:val="hybridMultilevel"/>
    <w:tmpl w:val="E948F1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EC17B61"/>
    <w:multiLevelType w:val="hybridMultilevel"/>
    <w:tmpl w:val="2D4AEF6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0"/>
  </w:num>
  <w:num w:numId="3">
    <w:abstractNumId w:val="14"/>
  </w:num>
  <w:num w:numId="4">
    <w:abstractNumId w:val="6"/>
  </w:num>
  <w:num w:numId="5">
    <w:abstractNumId w:val="23"/>
  </w:num>
  <w:num w:numId="6">
    <w:abstractNumId w:val="39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7"/>
  </w:num>
  <w:num w:numId="10">
    <w:abstractNumId w:val="17"/>
  </w:num>
  <w:num w:numId="11">
    <w:abstractNumId w:val="32"/>
  </w:num>
  <w:num w:numId="12">
    <w:abstractNumId w:val="2"/>
  </w:num>
  <w:num w:numId="13">
    <w:abstractNumId w:val="24"/>
  </w:num>
  <w:num w:numId="14">
    <w:abstractNumId w:val="40"/>
  </w:num>
  <w:num w:numId="15">
    <w:abstractNumId w:val="20"/>
  </w:num>
  <w:num w:numId="16">
    <w:abstractNumId w:val="28"/>
  </w:num>
  <w:num w:numId="17">
    <w:abstractNumId w:val="7"/>
  </w:num>
  <w:num w:numId="18">
    <w:abstractNumId w:val="15"/>
  </w:num>
  <w:num w:numId="19">
    <w:abstractNumId w:val="31"/>
  </w:num>
  <w:num w:numId="20">
    <w:abstractNumId w:val="21"/>
  </w:num>
  <w:num w:numId="21">
    <w:abstractNumId w:val="19"/>
  </w:num>
  <w:num w:numId="22">
    <w:abstractNumId w:val="13"/>
  </w:num>
  <w:num w:numId="23">
    <w:abstractNumId w:val="3"/>
  </w:num>
  <w:num w:numId="24">
    <w:abstractNumId w:val="1"/>
  </w:num>
  <w:num w:numId="25">
    <w:abstractNumId w:val="9"/>
  </w:num>
  <w:num w:numId="26">
    <w:abstractNumId w:val="37"/>
  </w:num>
  <w:num w:numId="27">
    <w:abstractNumId w:val="5"/>
  </w:num>
  <w:num w:numId="28">
    <w:abstractNumId w:val="34"/>
  </w:num>
  <w:num w:numId="29">
    <w:abstractNumId w:val="11"/>
  </w:num>
  <w:num w:numId="30">
    <w:abstractNumId w:val="30"/>
  </w:num>
  <w:num w:numId="31">
    <w:abstractNumId w:val="38"/>
  </w:num>
  <w:num w:numId="32">
    <w:abstractNumId w:val="25"/>
  </w:num>
  <w:num w:numId="33">
    <w:abstractNumId w:val="29"/>
  </w:num>
  <w:num w:numId="34">
    <w:abstractNumId w:val="42"/>
  </w:num>
  <w:num w:numId="35">
    <w:abstractNumId w:val="22"/>
  </w:num>
  <w:num w:numId="36">
    <w:abstractNumId w:val="16"/>
  </w:num>
  <w:num w:numId="37">
    <w:abstractNumId w:val="4"/>
  </w:num>
  <w:num w:numId="38">
    <w:abstractNumId w:val="18"/>
  </w:num>
  <w:num w:numId="39">
    <w:abstractNumId w:val="26"/>
  </w:num>
  <w:num w:numId="40">
    <w:abstractNumId w:val="10"/>
  </w:num>
  <w:num w:numId="41">
    <w:abstractNumId w:val="33"/>
  </w:num>
  <w:num w:numId="42">
    <w:abstractNumId w:val="12"/>
  </w:num>
  <w:num w:numId="43">
    <w:abstractNumId w:val="36"/>
  </w:num>
  <w:num w:numId="44">
    <w:abstractNumId w:val="8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5"/>
  <w:proofState w:spelling="clean" w:grammar="clean"/>
  <w:trackRevisio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201"/>
    <w:rsid w:val="0000734B"/>
    <w:rsid w:val="00010170"/>
    <w:rsid w:val="00016120"/>
    <w:rsid w:val="00016878"/>
    <w:rsid w:val="00020899"/>
    <w:rsid w:val="00020C7E"/>
    <w:rsid w:val="00022B11"/>
    <w:rsid w:val="0003345E"/>
    <w:rsid w:val="00035E69"/>
    <w:rsid w:val="00036027"/>
    <w:rsid w:val="00041D30"/>
    <w:rsid w:val="0004217A"/>
    <w:rsid w:val="00042ECE"/>
    <w:rsid w:val="00044400"/>
    <w:rsid w:val="00051408"/>
    <w:rsid w:val="00051F8E"/>
    <w:rsid w:val="000547A2"/>
    <w:rsid w:val="000551FD"/>
    <w:rsid w:val="00056B7D"/>
    <w:rsid w:val="00057809"/>
    <w:rsid w:val="000606AA"/>
    <w:rsid w:val="00063D6A"/>
    <w:rsid w:val="00066934"/>
    <w:rsid w:val="00066ACC"/>
    <w:rsid w:val="00066EDE"/>
    <w:rsid w:val="00071126"/>
    <w:rsid w:val="00074083"/>
    <w:rsid w:val="000748C3"/>
    <w:rsid w:val="00080BD8"/>
    <w:rsid w:val="00083E63"/>
    <w:rsid w:val="0008748A"/>
    <w:rsid w:val="0009190C"/>
    <w:rsid w:val="00094943"/>
    <w:rsid w:val="00097653"/>
    <w:rsid w:val="000A0CE2"/>
    <w:rsid w:val="000A1103"/>
    <w:rsid w:val="000A2EB8"/>
    <w:rsid w:val="000A587E"/>
    <w:rsid w:val="000A5F92"/>
    <w:rsid w:val="000B4932"/>
    <w:rsid w:val="000B5B43"/>
    <w:rsid w:val="000C0B95"/>
    <w:rsid w:val="000C0BF2"/>
    <w:rsid w:val="000C3F80"/>
    <w:rsid w:val="000C5578"/>
    <w:rsid w:val="000D07FE"/>
    <w:rsid w:val="000D5F91"/>
    <w:rsid w:val="000D6452"/>
    <w:rsid w:val="000D7943"/>
    <w:rsid w:val="000D7D85"/>
    <w:rsid w:val="000E1DB1"/>
    <w:rsid w:val="000E394A"/>
    <w:rsid w:val="000E6431"/>
    <w:rsid w:val="000E6BDE"/>
    <w:rsid w:val="000F44AA"/>
    <w:rsid w:val="000F5609"/>
    <w:rsid w:val="000F56D7"/>
    <w:rsid w:val="0010453C"/>
    <w:rsid w:val="00111CCD"/>
    <w:rsid w:val="00116CC8"/>
    <w:rsid w:val="00116DBB"/>
    <w:rsid w:val="00120C7C"/>
    <w:rsid w:val="00120FB4"/>
    <w:rsid w:val="00123F10"/>
    <w:rsid w:val="001244CB"/>
    <w:rsid w:val="0012502B"/>
    <w:rsid w:val="001261FF"/>
    <w:rsid w:val="00126675"/>
    <w:rsid w:val="00126B26"/>
    <w:rsid w:val="00131751"/>
    <w:rsid w:val="001375FF"/>
    <w:rsid w:val="001421D3"/>
    <w:rsid w:val="00145F11"/>
    <w:rsid w:val="001514DE"/>
    <w:rsid w:val="00152648"/>
    <w:rsid w:val="001528C4"/>
    <w:rsid w:val="00155568"/>
    <w:rsid w:val="0015775B"/>
    <w:rsid w:val="00157D48"/>
    <w:rsid w:val="001607D6"/>
    <w:rsid w:val="00160CA5"/>
    <w:rsid w:val="00162996"/>
    <w:rsid w:val="00165A2C"/>
    <w:rsid w:val="001676DF"/>
    <w:rsid w:val="0017019F"/>
    <w:rsid w:val="001704BF"/>
    <w:rsid w:val="00170A01"/>
    <w:rsid w:val="00170E67"/>
    <w:rsid w:val="00171F87"/>
    <w:rsid w:val="001741CE"/>
    <w:rsid w:val="00174510"/>
    <w:rsid w:val="00177A94"/>
    <w:rsid w:val="00180955"/>
    <w:rsid w:val="00182FB0"/>
    <w:rsid w:val="00182FB3"/>
    <w:rsid w:val="00185621"/>
    <w:rsid w:val="00186787"/>
    <w:rsid w:val="00191F53"/>
    <w:rsid w:val="00194F06"/>
    <w:rsid w:val="001A07C5"/>
    <w:rsid w:val="001A30CE"/>
    <w:rsid w:val="001B11B6"/>
    <w:rsid w:val="001B20AF"/>
    <w:rsid w:val="001B2B04"/>
    <w:rsid w:val="001B73E6"/>
    <w:rsid w:val="001C14A6"/>
    <w:rsid w:val="001C38A7"/>
    <w:rsid w:val="001C3D20"/>
    <w:rsid w:val="001C54C3"/>
    <w:rsid w:val="001D1DCA"/>
    <w:rsid w:val="001D2AC1"/>
    <w:rsid w:val="001D5C94"/>
    <w:rsid w:val="001D63BD"/>
    <w:rsid w:val="001E0DFC"/>
    <w:rsid w:val="001E1C13"/>
    <w:rsid w:val="001E2191"/>
    <w:rsid w:val="001E3483"/>
    <w:rsid w:val="001E38B3"/>
    <w:rsid w:val="001F0774"/>
    <w:rsid w:val="001F30DA"/>
    <w:rsid w:val="001F5884"/>
    <w:rsid w:val="001F5A35"/>
    <w:rsid w:val="002000A5"/>
    <w:rsid w:val="0020078E"/>
    <w:rsid w:val="002028D5"/>
    <w:rsid w:val="00202C0D"/>
    <w:rsid w:val="00203616"/>
    <w:rsid w:val="002130DE"/>
    <w:rsid w:val="002240A7"/>
    <w:rsid w:val="0023355A"/>
    <w:rsid w:val="00236DE7"/>
    <w:rsid w:val="00251840"/>
    <w:rsid w:val="00253105"/>
    <w:rsid w:val="00254C20"/>
    <w:rsid w:val="00256495"/>
    <w:rsid w:val="00257429"/>
    <w:rsid w:val="002574C4"/>
    <w:rsid w:val="0026118C"/>
    <w:rsid w:val="002659F1"/>
    <w:rsid w:val="00270DAD"/>
    <w:rsid w:val="0027326F"/>
    <w:rsid w:val="0027468E"/>
    <w:rsid w:val="00277F63"/>
    <w:rsid w:val="00281C90"/>
    <w:rsid w:val="002830AF"/>
    <w:rsid w:val="00286501"/>
    <w:rsid w:val="00287C2E"/>
    <w:rsid w:val="00292130"/>
    <w:rsid w:val="00294A95"/>
    <w:rsid w:val="00295528"/>
    <w:rsid w:val="002A227E"/>
    <w:rsid w:val="002A438E"/>
    <w:rsid w:val="002B053B"/>
    <w:rsid w:val="002B6F99"/>
    <w:rsid w:val="002B733F"/>
    <w:rsid w:val="002C555E"/>
    <w:rsid w:val="002C715B"/>
    <w:rsid w:val="002D241E"/>
    <w:rsid w:val="002D4573"/>
    <w:rsid w:val="002D6FCF"/>
    <w:rsid w:val="002F1672"/>
    <w:rsid w:val="002F2AE3"/>
    <w:rsid w:val="003073C2"/>
    <w:rsid w:val="003107BF"/>
    <w:rsid w:val="00320597"/>
    <w:rsid w:val="003235A2"/>
    <w:rsid w:val="00331CAB"/>
    <w:rsid w:val="00333BB6"/>
    <w:rsid w:val="003369D8"/>
    <w:rsid w:val="00336CD5"/>
    <w:rsid w:val="003468C0"/>
    <w:rsid w:val="00346BE6"/>
    <w:rsid w:val="00347092"/>
    <w:rsid w:val="00352607"/>
    <w:rsid w:val="00354357"/>
    <w:rsid w:val="00364FD1"/>
    <w:rsid w:val="003667B7"/>
    <w:rsid w:val="003675D2"/>
    <w:rsid w:val="00367A29"/>
    <w:rsid w:val="003704FC"/>
    <w:rsid w:val="00372564"/>
    <w:rsid w:val="00374D1E"/>
    <w:rsid w:val="00382EB9"/>
    <w:rsid w:val="00384B21"/>
    <w:rsid w:val="0038726C"/>
    <w:rsid w:val="00387841"/>
    <w:rsid w:val="00390181"/>
    <w:rsid w:val="00392136"/>
    <w:rsid w:val="00393057"/>
    <w:rsid w:val="00395308"/>
    <w:rsid w:val="003A058E"/>
    <w:rsid w:val="003A0651"/>
    <w:rsid w:val="003A343A"/>
    <w:rsid w:val="003A3A5F"/>
    <w:rsid w:val="003A4E58"/>
    <w:rsid w:val="003A706C"/>
    <w:rsid w:val="003A743A"/>
    <w:rsid w:val="003B7BFE"/>
    <w:rsid w:val="003C015A"/>
    <w:rsid w:val="003C0F67"/>
    <w:rsid w:val="003C19A1"/>
    <w:rsid w:val="003C279F"/>
    <w:rsid w:val="003C4FA2"/>
    <w:rsid w:val="003D3D51"/>
    <w:rsid w:val="003D4F85"/>
    <w:rsid w:val="003D5AE4"/>
    <w:rsid w:val="003D7B83"/>
    <w:rsid w:val="003E108B"/>
    <w:rsid w:val="003E13BC"/>
    <w:rsid w:val="003E4180"/>
    <w:rsid w:val="003E57E8"/>
    <w:rsid w:val="003E7FFE"/>
    <w:rsid w:val="003F0467"/>
    <w:rsid w:val="003F3308"/>
    <w:rsid w:val="003F777E"/>
    <w:rsid w:val="004002F0"/>
    <w:rsid w:val="00402F7F"/>
    <w:rsid w:val="00405105"/>
    <w:rsid w:val="0040655E"/>
    <w:rsid w:val="00406976"/>
    <w:rsid w:val="00410C8D"/>
    <w:rsid w:val="00416BE3"/>
    <w:rsid w:val="00416C23"/>
    <w:rsid w:val="00423EDD"/>
    <w:rsid w:val="00424853"/>
    <w:rsid w:val="00425832"/>
    <w:rsid w:val="00427EEB"/>
    <w:rsid w:val="00434E99"/>
    <w:rsid w:val="00440B5B"/>
    <w:rsid w:val="00455083"/>
    <w:rsid w:val="004562B8"/>
    <w:rsid w:val="0045639B"/>
    <w:rsid w:val="00460B58"/>
    <w:rsid w:val="004614F9"/>
    <w:rsid w:val="00461B48"/>
    <w:rsid w:val="004733CA"/>
    <w:rsid w:val="00474296"/>
    <w:rsid w:val="004763EF"/>
    <w:rsid w:val="00484952"/>
    <w:rsid w:val="00484ADF"/>
    <w:rsid w:val="00486145"/>
    <w:rsid w:val="00486529"/>
    <w:rsid w:val="00486D7C"/>
    <w:rsid w:val="00491005"/>
    <w:rsid w:val="004916A2"/>
    <w:rsid w:val="004A202B"/>
    <w:rsid w:val="004A36AB"/>
    <w:rsid w:val="004A61DB"/>
    <w:rsid w:val="004A7033"/>
    <w:rsid w:val="004A7B00"/>
    <w:rsid w:val="004B0498"/>
    <w:rsid w:val="004B1F92"/>
    <w:rsid w:val="004B3743"/>
    <w:rsid w:val="004B3D75"/>
    <w:rsid w:val="004B5FAD"/>
    <w:rsid w:val="004C11CF"/>
    <w:rsid w:val="004C1F7D"/>
    <w:rsid w:val="004C247A"/>
    <w:rsid w:val="004C355A"/>
    <w:rsid w:val="004D09C5"/>
    <w:rsid w:val="004D0AF6"/>
    <w:rsid w:val="004D1C3E"/>
    <w:rsid w:val="004D35F5"/>
    <w:rsid w:val="004D44A1"/>
    <w:rsid w:val="004D4E1E"/>
    <w:rsid w:val="004D719A"/>
    <w:rsid w:val="004E0D70"/>
    <w:rsid w:val="004F1418"/>
    <w:rsid w:val="004F2ABC"/>
    <w:rsid w:val="004F47A0"/>
    <w:rsid w:val="004F71A9"/>
    <w:rsid w:val="005017E3"/>
    <w:rsid w:val="00502E3E"/>
    <w:rsid w:val="0051370E"/>
    <w:rsid w:val="00515B0D"/>
    <w:rsid w:val="00521915"/>
    <w:rsid w:val="00521F0D"/>
    <w:rsid w:val="00522565"/>
    <w:rsid w:val="005257C2"/>
    <w:rsid w:val="00525E39"/>
    <w:rsid w:val="00527C35"/>
    <w:rsid w:val="005363FC"/>
    <w:rsid w:val="00536F2A"/>
    <w:rsid w:val="0053703E"/>
    <w:rsid w:val="00540B8B"/>
    <w:rsid w:val="005416BB"/>
    <w:rsid w:val="00544240"/>
    <w:rsid w:val="005462B3"/>
    <w:rsid w:val="00546D86"/>
    <w:rsid w:val="00551FD8"/>
    <w:rsid w:val="005630C2"/>
    <w:rsid w:val="00565A6A"/>
    <w:rsid w:val="00581715"/>
    <w:rsid w:val="0058668E"/>
    <w:rsid w:val="005A257D"/>
    <w:rsid w:val="005A5C80"/>
    <w:rsid w:val="005A5D00"/>
    <w:rsid w:val="005A68C8"/>
    <w:rsid w:val="005B131F"/>
    <w:rsid w:val="005B2D57"/>
    <w:rsid w:val="005B2E85"/>
    <w:rsid w:val="005B30FD"/>
    <w:rsid w:val="005B5989"/>
    <w:rsid w:val="005B64E9"/>
    <w:rsid w:val="005C71D4"/>
    <w:rsid w:val="005D0534"/>
    <w:rsid w:val="005D17BB"/>
    <w:rsid w:val="005D58DF"/>
    <w:rsid w:val="005E662D"/>
    <w:rsid w:val="005E7483"/>
    <w:rsid w:val="005F47FD"/>
    <w:rsid w:val="005F5ADA"/>
    <w:rsid w:val="005F7532"/>
    <w:rsid w:val="00600D4C"/>
    <w:rsid w:val="00601277"/>
    <w:rsid w:val="00602B83"/>
    <w:rsid w:val="00602BAC"/>
    <w:rsid w:val="00614099"/>
    <w:rsid w:val="006149E2"/>
    <w:rsid w:val="0061566E"/>
    <w:rsid w:val="0062095F"/>
    <w:rsid w:val="00620F75"/>
    <w:rsid w:val="00634341"/>
    <w:rsid w:val="006379DB"/>
    <w:rsid w:val="006434F2"/>
    <w:rsid w:val="0066015C"/>
    <w:rsid w:val="006601D0"/>
    <w:rsid w:val="0067047B"/>
    <w:rsid w:val="00670F15"/>
    <w:rsid w:val="0067121B"/>
    <w:rsid w:val="006722E1"/>
    <w:rsid w:val="00673A81"/>
    <w:rsid w:val="00673C21"/>
    <w:rsid w:val="00674941"/>
    <w:rsid w:val="006907C8"/>
    <w:rsid w:val="006928E6"/>
    <w:rsid w:val="00695FFD"/>
    <w:rsid w:val="006961A2"/>
    <w:rsid w:val="006A0F21"/>
    <w:rsid w:val="006A6A7B"/>
    <w:rsid w:val="006B08E7"/>
    <w:rsid w:val="006B2734"/>
    <w:rsid w:val="006B2F10"/>
    <w:rsid w:val="006B4DD6"/>
    <w:rsid w:val="006B6D11"/>
    <w:rsid w:val="006B7D4A"/>
    <w:rsid w:val="006C4824"/>
    <w:rsid w:val="006C4E9B"/>
    <w:rsid w:val="006C7F20"/>
    <w:rsid w:val="006D1BC5"/>
    <w:rsid w:val="006D2412"/>
    <w:rsid w:val="006D5CF1"/>
    <w:rsid w:val="006D6A4A"/>
    <w:rsid w:val="006E0A97"/>
    <w:rsid w:val="006E68CD"/>
    <w:rsid w:val="006F3D11"/>
    <w:rsid w:val="006F41EF"/>
    <w:rsid w:val="00701A3A"/>
    <w:rsid w:val="0071155E"/>
    <w:rsid w:val="0071183A"/>
    <w:rsid w:val="00713325"/>
    <w:rsid w:val="00716E43"/>
    <w:rsid w:val="00724580"/>
    <w:rsid w:val="00725656"/>
    <w:rsid w:val="00726AE2"/>
    <w:rsid w:val="00730D90"/>
    <w:rsid w:val="007311CD"/>
    <w:rsid w:val="007316C4"/>
    <w:rsid w:val="007341D9"/>
    <w:rsid w:val="007351CE"/>
    <w:rsid w:val="00735968"/>
    <w:rsid w:val="00735B2E"/>
    <w:rsid w:val="0073619D"/>
    <w:rsid w:val="007378EA"/>
    <w:rsid w:val="00744099"/>
    <w:rsid w:val="0074432E"/>
    <w:rsid w:val="00751CDC"/>
    <w:rsid w:val="00753CB8"/>
    <w:rsid w:val="0075561A"/>
    <w:rsid w:val="00755787"/>
    <w:rsid w:val="0075679E"/>
    <w:rsid w:val="00760231"/>
    <w:rsid w:val="00764A51"/>
    <w:rsid w:val="007662F7"/>
    <w:rsid w:val="0076733C"/>
    <w:rsid w:val="00772316"/>
    <w:rsid w:val="007728CF"/>
    <w:rsid w:val="00773F95"/>
    <w:rsid w:val="00774D51"/>
    <w:rsid w:val="00777110"/>
    <w:rsid w:val="00786517"/>
    <w:rsid w:val="00786750"/>
    <w:rsid w:val="00790B40"/>
    <w:rsid w:val="0079289B"/>
    <w:rsid w:val="007A621C"/>
    <w:rsid w:val="007A6F6C"/>
    <w:rsid w:val="007A7894"/>
    <w:rsid w:val="007B0FA9"/>
    <w:rsid w:val="007B245F"/>
    <w:rsid w:val="007B476D"/>
    <w:rsid w:val="007C10DB"/>
    <w:rsid w:val="007C193D"/>
    <w:rsid w:val="007C2C02"/>
    <w:rsid w:val="007C3D9E"/>
    <w:rsid w:val="007C7D41"/>
    <w:rsid w:val="007D015C"/>
    <w:rsid w:val="007D04E7"/>
    <w:rsid w:val="007D0A68"/>
    <w:rsid w:val="007E3B2D"/>
    <w:rsid w:val="007E6174"/>
    <w:rsid w:val="007F16A2"/>
    <w:rsid w:val="007F2844"/>
    <w:rsid w:val="007F30C6"/>
    <w:rsid w:val="007F5823"/>
    <w:rsid w:val="007F7726"/>
    <w:rsid w:val="00801BAA"/>
    <w:rsid w:val="0080219D"/>
    <w:rsid w:val="00802943"/>
    <w:rsid w:val="00805D5E"/>
    <w:rsid w:val="00806125"/>
    <w:rsid w:val="0080691B"/>
    <w:rsid w:val="0081106B"/>
    <w:rsid w:val="00813056"/>
    <w:rsid w:val="00815F30"/>
    <w:rsid w:val="0082095A"/>
    <w:rsid w:val="00820EF9"/>
    <w:rsid w:val="00827154"/>
    <w:rsid w:val="008348C3"/>
    <w:rsid w:val="0085698E"/>
    <w:rsid w:val="00860101"/>
    <w:rsid w:val="0086069F"/>
    <w:rsid w:val="00863073"/>
    <w:rsid w:val="00864522"/>
    <w:rsid w:val="008665F6"/>
    <w:rsid w:val="00870760"/>
    <w:rsid w:val="00870A35"/>
    <w:rsid w:val="00871C7A"/>
    <w:rsid w:val="0087304B"/>
    <w:rsid w:val="008733F5"/>
    <w:rsid w:val="008738CC"/>
    <w:rsid w:val="00873FD1"/>
    <w:rsid w:val="008751BB"/>
    <w:rsid w:val="00876527"/>
    <w:rsid w:val="0087669E"/>
    <w:rsid w:val="00877676"/>
    <w:rsid w:val="00877AA5"/>
    <w:rsid w:val="00884FCE"/>
    <w:rsid w:val="008904F8"/>
    <w:rsid w:val="00894A62"/>
    <w:rsid w:val="008952CE"/>
    <w:rsid w:val="00895A66"/>
    <w:rsid w:val="008A4EDF"/>
    <w:rsid w:val="008A5A6C"/>
    <w:rsid w:val="008A6590"/>
    <w:rsid w:val="008B2EC5"/>
    <w:rsid w:val="008C0006"/>
    <w:rsid w:val="008C25FF"/>
    <w:rsid w:val="008C295A"/>
    <w:rsid w:val="008D13F5"/>
    <w:rsid w:val="008D6E87"/>
    <w:rsid w:val="008E4807"/>
    <w:rsid w:val="008E4C65"/>
    <w:rsid w:val="008E6CC5"/>
    <w:rsid w:val="008F03F2"/>
    <w:rsid w:val="008F3F87"/>
    <w:rsid w:val="008F70A4"/>
    <w:rsid w:val="008F737B"/>
    <w:rsid w:val="009048AD"/>
    <w:rsid w:val="0091125E"/>
    <w:rsid w:val="009112FB"/>
    <w:rsid w:val="009168BC"/>
    <w:rsid w:val="00920FF4"/>
    <w:rsid w:val="00921DF9"/>
    <w:rsid w:val="00925DCC"/>
    <w:rsid w:val="009339D0"/>
    <w:rsid w:val="00943DA4"/>
    <w:rsid w:val="0095008E"/>
    <w:rsid w:val="00953B12"/>
    <w:rsid w:val="009549BC"/>
    <w:rsid w:val="00955FB5"/>
    <w:rsid w:val="0095785B"/>
    <w:rsid w:val="009648CA"/>
    <w:rsid w:val="0096662E"/>
    <w:rsid w:val="0096704D"/>
    <w:rsid w:val="0097015F"/>
    <w:rsid w:val="009706C3"/>
    <w:rsid w:val="0097447F"/>
    <w:rsid w:val="00977CD8"/>
    <w:rsid w:val="00990670"/>
    <w:rsid w:val="009A083D"/>
    <w:rsid w:val="009A0F32"/>
    <w:rsid w:val="009A3C26"/>
    <w:rsid w:val="009A4448"/>
    <w:rsid w:val="009B01A1"/>
    <w:rsid w:val="009B2EE7"/>
    <w:rsid w:val="009B48F3"/>
    <w:rsid w:val="009B510B"/>
    <w:rsid w:val="009C04EE"/>
    <w:rsid w:val="009C1E21"/>
    <w:rsid w:val="009C2B1D"/>
    <w:rsid w:val="009C3013"/>
    <w:rsid w:val="009C66BE"/>
    <w:rsid w:val="009D08E9"/>
    <w:rsid w:val="009D1545"/>
    <w:rsid w:val="009D2693"/>
    <w:rsid w:val="009D319F"/>
    <w:rsid w:val="009D36FB"/>
    <w:rsid w:val="009D48F5"/>
    <w:rsid w:val="009D7010"/>
    <w:rsid w:val="009E408A"/>
    <w:rsid w:val="009E4119"/>
    <w:rsid w:val="009E4B3F"/>
    <w:rsid w:val="009E4CBC"/>
    <w:rsid w:val="009E739F"/>
    <w:rsid w:val="009F091B"/>
    <w:rsid w:val="009F2CDB"/>
    <w:rsid w:val="00A01403"/>
    <w:rsid w:val="00A0143B"/>
    <w:rsid w:val="00A02994"/>
    <w:rsid w:val="00A05FCE"/>
    <w:rsid w:val="00A118AD"/>
    <w:rsid w:val="00A120E1"/>
    <w:rsid w:val="00A13420"/>
    <w:rsid w:val="00A15AB3"/>
    <w:rsid w:val="00A16DB9"/>
    <w:rsid w:val="00A20998"/>
    <w:rsid w:val="00A362A9"/>
    <w:rsid w:val="00A36F4B"/>
    <w:rsid w:val="00A527C7"/>
    <w:rsid w:val="00A52A47"/>
    <w:rsid w:val="00A53513"/>
    <w:rsid w:val="00A54D6F"/>
    <w:rsid w:val="00A55BAA"/>
    <w:rsid w:val="00A56366"/>
    <w:rsid w:val="00A65785"/>
    <w:rsid w:val="00A65C55"/>
    <w:rsid w:val="00A661DD"/>
    <w:rsid w:val="00A66621"/>
    <w:rsid w:val="00A71114"/>
    <w:rsid w:val="00A713A3"/>
    <w:rsid w:val="00A74089"/>
    <w:rsid w:val="00A74366"/>
    <w:rsid w:val="00A75C6B"/>
    <w:rsid w:val="00A82551"/>
    <w:rsid w:val="00A93860"/>
    <w:rsid w:val="00A94A1C"/>
    <w:rsid w:val="00A96A93"/>
    <w:rsid w:val="00A96E69"/>
    <w:rsid w:val="00A97715"/>
    <w:rsid w:val="00AA5447"/>
    <w:rsid w:val="00AA6B1A"/>
    <w:rsid w:val="00AA7DB1"/>
    <w:rsid w:val="00AB55C3"/>
    <w:rsid w:val="00AB5A8F"/>
    <w:rsid w:val="00AC340A"/>
    <w:rsid w:val="00AC39CC"/>
    <w:rsid w:val="00AC4DD3"/>
    <w:rsid w:val="00AC531E"/>
    <w:rsid w:val="00AC6236"/>
    <w:rsid w:val="00AD2F95"/>
    <w:rsid w:val="00AD6330"/>
    <w:rsid w:val="00AE2168"/>
    <w:rsid w:val="00AE2E3C"/>
    <w:rsid w:val="00AE32C7"/>
    <w:rsid w:val="00AE5C33"/>
    <w:rsid w:val="00AF01D7"/>
    <w:rsid w:val="00B01522"/>
    <w:rsid w:val="00B071C6"/>
    <w:rsid w:val="00B1222D"/>
    <w:rsid w:val="00B12C84"/>
    <w:rsid w:val="00B163B5"/>
    <w:rsid w:val="00B17028"/>
    <w:rsid w:val="00B17A58"/>
    <w:rsid w:val="00B24302"/>
    <w:rsid w:val="00B256E2"/>
    <w:rsid w:val="00B27109"/>
    <w:rsid w:val="00B32AB8"/>
    <w:rsid w:val="00B42FDB"/>
    <w:rsid w:val="00B44060"/>
    <w:rsid w:val="00B444B9"/>
    <w:rsid w:val="00B45368"/>
    <w:rsid w:val="00B46AD2"/>
    <w:rsid w:val="00B4747C"/>
    <w:rsid w:val="00B47760"/>
    <w:rsid w:val="00B53C1D"/>
    <w:rsid w:val="00B62D0A"/>
    <w:rsid w:val="00B67A7D"/>
    <w:rsid w:val="00B8055B"/>
    <w:rsid w:val="00B81128"/>
    <w:rsid w:val="00B83CC1"/>
    <w:rsid w:val="00B8430C"/>
    <w:rsid w:val="00B93B36"/>
    <w:rsid w:val="00B947B5"/>
    <w:rsid w:val="00B95426"/>
    <w:rsid w:val="00B966C7"/>
    <w:rsid w:val="00BA1D4E"/>
    <w:rsid w:val="00BA34D2"/>
    <w:rsid w:val="00BC2382"/>
    <w:rsid w:val="00BC6315"/>
    <w:rsid w:val="00BC6F9A"/>
    <w:rsid w:val="00BD4572"/>
    <w:rsid w:val="00BD5DAA"/>
    <w:rsid w:val="00BD7C37"/>
    <w:rsid w:val="00BE12FA"/>
    <w:rsid w:val="00BE159D"/>
    <w:rsid w:val="00BE2B40"/>
    <w:rsid w:val="00BE3362"/>
    <w:rsid w:val="00BE437E"/>
    <w:rsid w:val="00BF0220"/>
    <w:rsid w:val="00BF3E2D"/>
    <w:rsid w:val="00BF4046"/>
    <w:rsid w:val="00BF4B63"/>
    <w:rsid w:val="00BF7109"/>
    <w:rsid w:val="00C02870"/>
    <w:rsid w:val="00C03323"/>
    <w:rsid w:val="00C06BAB"/>
    <w:rsid w:val="00C106E7"/>
    <w:rsid w:val="00C11706"/>
    <w:rsid w:val="00C13ACC"/>
    <w:rsid w:val="00C140B6"/>
    <w:rsid w:val="00C15769"/>
    <w:rsid w:val="00C20396"/>
    <w:rsid w:val="00C23808"/>
    <w:rsid w:val="00C25E24"/>
    <w:rsid w:val="00C338BD"/>
    <w:rsid w:val="00C40F00"/>
    <w:rsid w:val="00C53A86"/>
    <w:rsid w:val="00C551A6"/>
    <w:rsid w:val="00C60D44"/>
    <w:rsid w:val="00C66981"/>
    <w:rsid w:val="00C67677"/>
    <w:rsid w:val="00C71984"/>
    <w:rsid w:val="00C774DE"/>
    <w:rsid w:val="00C809A5"/>
    <w:rsid w:val="00C80CB8"/>
    <w:rsid w:val="00C8225F"/>
    <w:rsid w:val="00C84402"/>
    <w:rsid w:val="00C86E65"/>
    <w:rsid w:val="00C90493"/>
    <w:rsid w:val="00C90CF4"/>
    <w:rsid w:val="00C91CFB"/>
    <w:rsid w:val="00C94752"/>
    <w:rsid w:val="00C9681A"/>
    <w:rsid w:val="00CA3080"/>
    <w:rsid w:val="00CA4146"/>
    <w:rsid w:val="00CA6DD8"/>
    <w:rsid w:val="00CB52F2"/>
    <w:rsid w:val="00CC27C2"/>
    <w:rsid w:val="00CC413A"/>
    <w:rsid w:val="00CD0E3F"/>
    <w:rsid w:val="00CD0E9F"/>
    <w:rsid w:val="00CD1CC5"/>
    <w:rsid w:val="00CD229E"/>
    <w:rsid w:val="00CE0D42"/>
    <w:rsid w:val="00CE1339"/>
    <w:rsid w:val="00CE1B63"/>
    <w:rsid w:val="00CE2172"/>
    <w:rsid w:val="00CE7124"/>
    <w:rsid w:val="00CF0C12"/>
    <w:rsid w:val="00CF402F"/>
    <w:rsid w:val="00CF4DA5"/>
    <w:rsid w:val="00CF5AB1"/>
    <w:rsid w:val="00CF5CA7"/>
    <w:rsid w:val="00CF7BC6"/>
    <w:rsid w:val="00D01718"/>
    <w:rsid w:val="00D1432C"/>
    <w:rsid w:val="00D325B8"/>
    <w:rsid w:val="00D3357B"/>
    <w:rsid w:val="00D35630"/>
    <w:rsid w:val="00D41DD0"/>
    <w:rsid w:val="00D42D0B"/>
    <w:rsid w:val="00D43D75"/>
    <w:rsid w:val="00D5161D"/>
    <w:rsid w:val="00D52775"/>
    <w:rsid w:val="00D55B5B"/>
    <w:rsid w:val="00D56D32"/>
    <w:rsid w:val="00D57C67"/>
    <w:rsid w:val="00D64CF5"/>
    <w:rsid w:val="00D664BB"/>
    <w:rsid w:val="00D6719C"/>
    <w:rsid w:val="00D67348"/>
    <w:rsid w:val="00D67375"/>
    <w:rsid w:val="00D70948"/>
    <w:rsid w:val="00D713D5"/>
    <w:rsid w:val="00D73A2F"/>
    <w:rsid w:val="00D7631C"/>
    <w:rsid w:val="00D925D0"/>
    <w:rsid w:val="00D96943"/>
    <w:rsid w:val="00D97346"/>
    <w:rsid w:val="00DA098A"/>
    <w:rsid w:val="00DB2B15"/>
    <w:rsid w:val="00DB5F05"/>
    <w:rsid w:val="00DC08DD"/>
    <w:rsid w:val="00DC0A9B"/>
    <w:rsid w:val="00DC45AA"/>
    <w:rsid w:val="00DC7DB2"/>
    <w:rsid w:val="00DD1C12"/>
    <w:rsid w:val="00DE28D3"/>
    <w:rsid w:val="00DF0993"/>
    <w:rsid w:val="00DF1B57"/>
    <w:rsid w:val="00E011CB"/>
    <w:rsid w:val="00E0352E"/>
    <w:rsid w:val="00E04F15"/>
    <w:rsid w:val="00E06172"/>
    <w:rsid w:val="00E07C50"/>
    <w:rsid w:val="00E123DE"/>
    <w:rsid w:val="00E136AF"/>
    <w:rsid w:val="00E30E68"/>
    <w:rsid w:val="00E31923"/>
    <w:rsid w:val="00E32583"/>
    <w:rsid w:val="00E629F2"/>
    <w:rsid w:val="00E62F9D"/>
    <w:rsid w:val="00E63A9D"/>
    <w:rsid w:val="00E72C32"/>
    <w:rsid w:val="00E73357"/>
    <w:rsid w:val="00E75C36"/>
    <w:rsid w:val="00E77765"/>
    <w:rsid w:val="00E77BDC"/>
    <w:rsid w:val="00E860D4"/>
    <w:rsid w:val="00E95167"/>
    <w:rsid w:val="00E95EEE"/>
    <w:rsid w:val="00E97EE1"/>
    <w:rsid w:val="00EA078C"/>
    <w:rsid w:val="00EA1A07"/>
    <w:rsid w:val="00EA2517"/>
    <w:rsid w:val="00EA4C6B"/>
    <w:rsid w:val="00EA5873"/>
    <w:rsid w:val="00EA5AEE"/>
    <w:rsid w:val="00EA6D78"/>
    <w:rsid w:val="00EA7C80"/>
    <w:rsid w:val="00EB0A3F"/>
    <w:rsid w:val="00EB1514"/>
    <w:rsid w:val="00EB1E68"/>
    <w:rsid w:val="00EB3624"/>
    <w:rsid w:val="00EC0734"/>
    <w:rsid w:val="00EC5C80"/>
    <w:rsid w:val="00EC7D04"/>
    <w:rsid w:val="00ED1B12"/>
    <w:rsid w:val="00ED27ED"/>
    <w:rsid w:val="00EE06C8"/>
    <w:rsid w:val="00EE6DBC"/>
    <w:rsid w:val="00EE7FB4"/>
    <w:rsid w:val="00EF11AE"/>
    <w:rsid w:val="00EF20BB"/>
    <w:rsid w:val="00EF57C4"/>
    <w:rsid w:val="00EF6748"/>
    <w:rsid w:val="00F05D97"/>
    <w:rsid w:val="00F06F29"/>
    <w:rsid w:val="00F07A0A"/>
    <w:rsid w:val="00F07A4B"/>
    <w:rsid w:val="00F110A3"/>
    <w:rsid w:val="00F13C11"/>
    <w:rsid w:val="00F16201"/>
    <w:rsid w:val="00F17719"/>
    <w:rsid w:val="00F22434"/>
    <w:rsid w:val="00F337AB"/>
    <w:rsid w:val="00F37DF2"/>
    <w:rsid w:val="00F50898"/>
    <w:rsid w:val="00F65A06"/>
    <w:rsid w:val="00F67F57"/>
    <w:rsid w:val="00F720F6"/>
    <w:rsid w:val="00F83C05"/>
    <w:rsid w:val="00F851D7"/>
    <w:rsid w:val="00F85B0A"/>
    <w:rsid w:val="00F928BA"/>
    <w:rsid w:val="00FA2857"/>
    <w:rsid w:val="00FA3C6C"/>
    <w:rsid w:val="00FA5371"/>
    <w:rsid w:val="00FA75D8"/>
    <w:rsid w:val="00FA7D18"/>
    <w:rsid w:val="00FC0261"/>
    <w:rsid w:val="00FC0958"/>
    <w:rsid w:val="00FC0FDD"/>
    <w:rsid w:val="00FC2803"/>
    <w:rsid w:val="00FC5379"/>
    <w:rsid w:val="00FC5652"/>
    <w:rsid w:val="00FC7C36"/>
    <w:rsid w:val="00FD11AD"/>
    <w:rsid w:val="00FD1D1F"/>
    <w:rsid w:val="00FD517D"/>
    <w:rsid w:val="00FE4688"/>
    <w:rsid w:val="00FE6D6E"/>
    <w:rsid w:val="00FF16EC"/>
    <w:rsid w:val="00FF2C2D"/>
    <w:rsid w:val="00FF595B"/>
    <w:rsid w:val="00FF6692"/>
    <w:rsid w:val="00FF7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DADD5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7429"/>
    <w:pPr>
      <w:spacing w:line="360" w:lineRule="auto"/>
      <w:jc w:val="both"/>
    </w:pPr>
    <w:rPr>
      <w:rFonts w:ascii="Times New Roman" w:eastAsiaTheme="minorHAnsi" w:hAnsi="Times New Roman" w:cs="Times New Roman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2943"/>
    <w:pPr>
      <w:keepNext/>
      <w:keepLines/>
      <w:numPr>
        <w:numId w:val="3"/>
      </w:numPr>
      <w:spacing w:before="480" w:after="0"/>
      <w:ind w:left="360"/>
      <w:outlineLvl w:val="0"/>
    </w:pPr>
    <w:rPr>
      <w:rFonts w:eastAsiaTheme="majorEastAsia"/>
      <w:b/>
      <w:bCs/>
      <w:sz w:val="36"/>
      <w:szCs w:val="28"/>
    </w:rPr>
  </w:style>
  <w:style w:type="paragraph" w:styleId="Heading2">
    <w:name w:val="heading 2"/>
    <w:basedOn w:val="Heading4"/>
    <w:next w:val="Normal"/>
    <w:link w:val="Heading2Char"/>
    <w:uiPriority w:val="9"/>
    <w:unhideWhenUsed/>
    <w:qFormat/>
    <w:rsid w:val="004D4E1E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37DF2"/>
    <w:pPr>
      <w:numPr>
        <w:ilvl w:val="2"/>
      </w:numPr>
      <w:outlineLvl w:val="2"/>
    </w:p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042ECE"/>
    <w:pPr>
      <w:numPr>
        <w:ilvl w:val="1"/>
        <w:numId w:val="3"/>
      </w:numPr>
      <w:jc w:val="left"/>
      <w:outlineLvl w:val="3"/>
    </w:pPr>
    <w:rPr>
      <w:color w:val="4F81BD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F09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5CA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5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CA7"/>
    <w:rPr>
      <w:rFonts w:ascii="Tahoma" w:eastAsiaTheme="minorHAnsi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171F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BE12F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4B049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B0498"/>
    <w:rPr>
      <w:rFonts w:eastAsiaTheme="minorHAnsi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4B0498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02943"/>
    <w:rPr>
      <w:rFonts w:ascii="Times New Roman" w:eastAsiaTheme="majorEastAsia" w:hAnsi="Times New Roman" w:cs="Times New Roman"/>
      <w:b/>
      <w:bCs/>
      <w:sz w:val="36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D4E1E"/>
    <w:rPr>
      <w:rFonts w:ascii="Times New Roman" w:eastAsiaTheme="minorHAnsi" w:hAnsi="Times New Roman" w:cs="Times New Roman"/>
      <w:color w:val="4F81BD" w:themeColor="accent1"/>
      <w:sz w:val="28"/>
      <w:szCs w:val="2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0C0B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B95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C0B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B95"/>
    <w:rPr>
      <w:rFonts w:eastAsiaTheme="minorHAnsi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F37DF2"/>
    <w:rPr>
      <w:rFonts w:ascii="Times New Roman" w:eastAsiaTheme="minorHAnsi" w:hAnsi="Times New Roman" w:cs="Times New Roman"/>
      <w:color w:val="4F81BD" w:themeColor="accent1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042ECE"/>
    <w:rPr>
      <w:rFonts w:ascii="Times New Roman" w:eastAsiaTheme="minorHAnsi" w:hAnsi="Times New Roman" w:cs="Times New Roman"/>
      <w:color w:val="4F81BD" w:themeColor="accent1"/>
      <w:sz w:val="28"/>
      <w:szCs w:val="28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1612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16120"/>
    <w:rPr>
      <w:rFonts w:eastAsiaTheme="minorHAnsi"/>
      <w:sz w:val="20"/>
      <w:szCs w:val="20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016120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4733CA"/>
    <w:pPr>
      <w:numPr>
        <w:numId w:val="0"/>
      </w:numPr>
      <w:outlineLvl w:val="9"/>
    </w:pPr>
    <w:rPr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13325"/>
    <w:pPr>
      <w:tabs>
        <w:tab w:val="left" w:pos="440"/>
        <w:tab w:val="right" w:leader="dot" w:pos="8494"/>
      </w:tabs>
      <w:spacing w:after="100"/>
    </w:pPr>
  </w:style>
  <w:style w:type="paragraph" w:styleId="TOC2">
    <w:name w:val="toc 2"/>
    <w:basedOn w:val="Normal"/>
    <w:next w:val="Normal"/>
    <w:uiPriority w:val="39"/>
    <w:unhideWhenUsed/>
    <w:qFormat/>
    <w:rsid w:val="00713325"/>
    <w:pPr>
      <w:spacing w:after="100"/>
      <w:ind w:left="708"/>
    </w:pPr>
  </w:style>
  <w:style w:type="paragraph" w:styleId="NoSpacing">
    <w:name w:val="No Spacing"/>
    <w:uiPriority w:val="1"/>
    <w:qFormat/>
    <w:rsid w:val="00802943"/>
    <w:pPr>
      <w:spacing w:after="0" w:line="240" w:lineRule="auto"/>
      <w:jc w:val="both"/>
    </w:pPr>
    <w:rPr>
      <w:rFonts w:ascii="Times New Roman" w:eastAsiaTheme="minorHAnsi" w:hAnsi="Times New Roman" w:cs="Times New Roman"/>
      <w:sz w:val="40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13325"/>
    <w:pPr>
      <w:spacing w:after="100"/>
      <w:ind w:left="1416"/>
      <w:jc w:val="left"/>
    </w:pPr>
    <w:rPr>
      <w:rFonts w:eastAsiaTheme="minorEastAsia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484AD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ja-JP"/>
    </w:rPr>
  </w:style>
  <w:style w:type="character" w:styleId="Strong">
    <w:name w:val="Strong"/>
    <w:basedOn w:val="DefaultParagraphFont"/>
    <w:uiPriority w:val="22"/>
    <w:qFormat/>
    <w:rsid w:val="00FE6D6E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A527C7"/>
  </w:style>
  <w:style w:type="table" w:customStyle="1" w:styleId="TabeladeGrade4-nfase11">
    <w:name w:val="Tabela de Grade 4 - Ênfase 11"/>
    <w:basedOn w:val="TableNormal"/>
    <w:uiPriority w:val="49"/>
    <w:rsid w:val="004D44A1"/>
    <w:pPr>
      <w:spacing w:after="0" w:line="240" w:lineRule="auto"/>
    </w:pPr>
    <w:rPr>
      <w:lang w:eastAsia="zh-TW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D42D0B"/>
    <w:rPr>
      <w:rFonts w:eastAsiaTheme="minorHAnsi"/>
      <w:lang w:eastAsia="en-US"/>
    </w:rPr>
  </w:style>
  <w:style w:type="table" w:customStyle="1" w:styleId="TabeladeGrade4-nfase21">
    <w:name w:val="Tabela de Grade 4 - Ênfase 21"/>
    <w:basedOn w:val="TableNormal"/>
    <w:uiPriority w:val="49"/>
    <w:rsid w:val="00D42D0B"/>
    <w:pPr>
      <w:spacing w:after="0" w:line="240" w:lineRule="auto"/>
    </w:pPr>
    <w:rPr>
      <w:lang w:eastAsia="zh-TW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ghtShading-Accent6">
    <w:name w:val="Light Shading Accent 6"/>
    <w:basedOn w:val="TableNormal"/>
    <w:uiPriority w:val="60"/>
    <w:rsid w:val="00D42D0B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0E6BDE"/>
    <w:pPr>
      <w:spacing w:after="0"/>
    </w:pPr>
  </w:style>
  <w:style w:type="paragraph" w:styleId="BodyText">
    <w:name w:val="Body Text"/>
    <w:basedOn w:val="Normal"/>
    <w:link w:val="BodyTextChar"/>
    <w:rsid w:val="005F5ADA"/>
    <w:pPr>
      <w:spacing w:after="240" w:line="240" w:lineRule="atLeast"/>
      <w:ind w:firstLine="360"/>
    </w:pPr>
    <w:rPr>
      <w:rFonts w:ascii="Garamond" w:eastAsia="Times New Roman" w:hAnsi="Garamond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5F5ADA"/>
    <w:rPr>
      <w:rFonts w:ascii="Garamond" w:eastAsia="Times New Roman" w:hAnsi="Garamond" w:cs="Times New Roman"/>
      <w:szCs w:val="20"/>
      <w:lang w:val="en-US" w:eastAsia="en-US"/>
    </w:rPr>
  </w:style>
  <w:style w:type="paragraph" w:customStyle="1" w:styleId="SubtitleCover">
    <w:name w:val="Subtitle Cover"/>
    <w:basedOn w:val="TitleCover"/>
    <w:next w:val="BodyText"/>
    <w:rsid w:val="005F5ADA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5F5ADA"/>
    <w:pPr>
      <w:keepNext/>
      <w:keepLines/>
      <w:spacing w:after="240" w:line="720" w:lineRule="atLeast"/>
      <w:jc w:val="center"/>
    </w:pPr>
    <w:rPr>
      <w:rFonts w:ascii="Garamond" w:eastAsia="Times New Roman" w:hAnsi="Garamond"/>
      <w:caps/>
      <w:spacing w:val="65"/>
      <w:kern w:val="20"/>
      <w:sz w:val="64"/>
      <w:szCs w:val="20"/>
      <w:lang w:val="en-US"/>
    </w:rPr>
  </w:style>
  <w:style w:type="paragraph" w:styleId="Subtitle">
    <w:name w:val="Subtitle"/>
    <w:basedOn w:val="Title"/>
    <w:next w:val="BodyText"/>
    <w:link w:val="SubtitleChar"/>
    <w:qFormat/>
    <w:rsid w:val="005F5ADA"/>
    <w:pPr>
      <w:keepNext/>
      <w:keepLines/>
      <w:pBdr>
        <w:bottom w:val="none" w:sz="0" w:space="0" w:color="auto"/>
      </w:pBdr>
      <w:spacing w:before="140" w:after="420"/>
      <w:contextualSpacing w:val="0"/>
      <w:jc w:val="center"/>
    </w:pPr>
    <w:rPr>
      <w:rFonts w:ascii="Garamond" w:eastAsia="Times New Roman" w:hAnsi="Garamond" w:cs="Times New Roman"/>
      <w:caps/>
      <w:color w:val="auto"/>
      <w:spacing w:val="20"/>
      <w:kern w:val="20"/>
      <w:sz w:val="22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rsid w:val="005F5ADA"/>
    <w:rPr>
      <w:rFonts w:ascii="Garamond" w:eastAsia="Times New Roman" w:hAnsi="Garamond" w:cs="Times New Roman"/>
      <w:caps/>
      <w:spacing w:val="20"/>
      <w:kern w:val="20"/>
      <w:szCs w:val="20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5F5AD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F5AD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2715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7154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7154"/>
    <w:rPr>
      <w:rFonts w:ascii="Times New Roman" w:eastAsiaTheme="minorHAnsi" w:hAnsi="Times New Roman" w:cs="Times New Roman"/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715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7154"/>
    <w:rPr>
      <w:rFonts w:ascii="Times New Roman" w:eastAsiaTheme="minorHAnsi" w:hAnsi="Times New Roman" w:cs="Times New Roman"/>
      <w:b/>
      <w:bCs/>
      <w:sz w:val="20"/>
      <w:szCs w:val="20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1155E"/>
    <w:pPr>
      <w:spacing w:after="0" w:line="240" w:lineRule="auto"/>
    </w:pPr>
    <w:rPr>
      <w:rFonts w:ascii="Lucida Grande" w:hAnsi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1155E"/>
    <w:rPr>
      <w:rFonts w:ascii="Lucida Grande" w:eastAsiaTheme="minorHAnsi" w:hAnsi="Lucida Grande" w:cs="Times New Roman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7429"/>
    <w:pPr>
      <w:spacing w:line="360" w:lineRule="auto"/>
      <w:jc w:val="both"/>
    </w:pPr>
    <w:rPr>
      <w:rFonts w:ascii="Times New Roman" w:eastAsiaTheme="minorHAnsi" w:hAnsi="Times New Roman" w:cs="Times New Roman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2943"/>
    <w:pPr>
      <w:keepNext/>
      <w:keepLines/>
      <w:numPr>
        <w:numId w:val="3"/>
      </w:numPr>
      <w:spacing w:before="480" w:after="0"/>
      <w:ind w:left="360"/>
      <w:outlineLvl w:val="0"/>
    </w:pPr>
    <w:rPr>
      <w:rFonts w:eastAsiaTheme="majorEastAsia"/>
      <w:b/>
      <w:bCs/>
      <w:sz w:val="36"/>
      <w:szCs w:val="28"/>
    </w:rPr>
  </w:style>
  <w:style w:type="paragraph" w:styleId="Heading2">
    <w:name w:val="heading 2"/>
    <w:basedOn w:val="Heading4"/>
    <w:next w:val="Normal"/>
    <w:link w:val="Heading2Char"/>
    <w:uiPriority w:val="9"/>
    <w:unhideWhenUsed/>
    <w:qFormat/>
    <w:rsid w:val="004D4E1E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37DF2"/>
    <w:pPr>
      <w:numPr>
        <w:ilvl w:val="2"/>
      </w:numPr>
      <w:outlineLvl w:val="2"/>
    </w:p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042ECE"/>
    <w:pPr>
      <w:numPr>
        <w:ilvl w:val="1"/>
        <w:numId w:val="3"/>
      </w:numPr>
      <w:jc w:val="left"/>
      <w:outlineLvl w:val="3"/>
    </w:pPr>
    <w:rPr>
      <w:color w:val="4F81BD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F09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5CA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5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CA7"/>
    <w:rPr>
      <w:rFonts w:ascii="Tahoma" w:eastAsiaTheme="minorHAnsi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171F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BE12F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4B049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B0498"/>
    <w:rPr>
      <w:rFonts w:eastAsiaTheme="minorHAnsi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4B0498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02943"/>
    <w:rPr>
      <w:rFonts w:ascii="Times New Roman" w:eastAsiaTheme="majorEastAsia" w:hAnsi="Times New Roman" w:cs="Times New Roman"/>
      <w:b/>
      <w:bCs/>
      <w:sz w:val="36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D4E1E"/>
    <w:rPr>
      <w:rFonts w:ascii="Times New Roman" w:eastAsiaTheme="minorHAnsi" w:hAnsi="Times New Roman" w:cs="Times New Roman"/>
      <w:color w:val="4F81BD" w:themeColor="accent1"/>
      <w:sz w:val="28"/>
      <w:szCs w:val="2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0C0B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B95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C0B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B95"/>
    <w:rPr>
      <w:rFonts w:eastAsiaTheme="minorHAnsi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F37DF2"/>
    <w:rPr>
      <w:rFonts w:ascii="Times New Roman" w:eastAsiaTheme="minorHAnsi" w:hAnsi="Times New Roman" w:cs="Times New Roman"/>
      <w:color w:val="4F81BD" w:themeColor="accent1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042ECE"/>
    <w:rPr>
      <w:rFonts w:ascii="Times New Roman" w:eastAsiaTheme="minorHAnsi" w:hAnsi="Times New Roman" w:cs="Times New Roman"/>
      <w:color w:val="4F81BD" w:themeColor="accent1"/>
      <w:sz w:val="28"/>
      <w:szCs w:val="28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1612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16120"/>
    <w:rPr>
      <w:rFonts w:eastAsiaTheme="minorHAnsi"/>
      <w:sz w:val="20"/>
      <w:szCs w:val="20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016120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4733CA"/>
    <w:pPr>
      <w:numPr>
        <w:numId w:val="0"/>
      </w:numPr>
      <w:outlineLvl w:val="9"/>
    </w:pPr>
    <w:rPr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13325"/>
    <w:pPr>
      <w:tabs>
        <w:tab w:val="left" w:pos="440"/>
        <w:tab w:val="right" w:leader="dot" w:pos="8494"/>
      </w:tabs>
      <w:spacing w:after="100"/>
    </w:pPr>
  </w:style>
  <w:style w:type="paragraph" w:styleId="TOC2">
    <w:name w:val="toc 2"/>
    <w:basedOn w:val="Normal"/>
    <w:next w:val="Normal"/>
    <w:uiPriority w:val="39"/>
    <w:unhideWhenUsed/>
    <w:qFormat/>
    <w:rsid w:val="00713325"/>
    <w:pPr>
      <w:spacing w:after="100"/>
      <w:ind w:left="708"/>
    </w:pPr>
  </w:style>
  <w:style w:type="paragraph" w:styleId="NoSpacing">
    <w:name w:val="No Spacing"/>
    <w:uiPriority w:val="1"/>
    <w:qFormat/>
    <w:rsid w:val="00802943"/>
    <w:pPr>
      <w:spacing w:after="0" w:line="240" w:lineRule="auto"/>
      <w:jc w:val="both"/>
    </w:pPr>
    <w:rPr>
      <w:rFonts w:ascii="Times New Roman" w:eastAsiaTheme="minorHAnsi" w:hAnsi="Times New Roman" w:cs="Times New Roman"/>
      <w:sz w:val="40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13325"/>
    <w:pPr>
      <w:spacing w:after="100"/>
      <w:ind w:left="1416"/>
      <w:jc w:val="left"/>
    </w:pPr>
    <w:rPr>
      <w:rFonts w:eastAsiaTheme="minorEastAsia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484AD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ja-JP"/>
    </w:rPr>
  </w:style>
  <w:style w:type="character" w:styleId="Strong">
    <w:name w:val="Strong"/>
    <w:basedOn w:val="DefaultParagraphFont"/>
    <w:uiPriority w:val="22"/>
    <w:qFormat/>
    <w:rsid w:val="00FE6D6E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A527C7"/>
  </w:style>
  <w:style w:type="table" w:customStyle="1" w:styleId="TabeladeGrade4-nfase11">
    <w:name w:val="Tabela de Grade 4 - Ênfase 11"/>
    <w:basedOn w:val="TableNormal"/>
    <w:uiPriority w:val="49"/>
    <w:rsid w:val="004D44A1"/>
    <w:pPr>
      <w:spacing w:after="0" w:line="240" w:lineRule="auto"/>
    </w:pPr>
    <w:rPr>
      <w:lang w:eastAsia="zh-TW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D42D0B"/>
    <w:rPr>
      <w:rFonts w:eastAsiaTheme="minorHAnsi"/>
      <w:lang w:eastAsia="en-US"/>
    </w:rPr>
  </w:style>
  <w:style w:type="table" w:customStyle="1" w:styleId="TabeladeGrade4-nfase21">
    <w:name w:val="Tabela de Grade 4 - Ênfase 21"/>
    <w:basedOn w:val="TableNormal"/>
    <w:uiPriority w:val="49"/>
    <w:rsid w:val="00D42D0B"/>
    <w:pPr>
      <w:spacing w:after="0" w:line="240" w:lineRule="auto"/>
    </w:pPr>
    <w:rPr>
      <w:lang w:eastAsia="zh-TW"/>
    </w:r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ghtShading-Accent6">
    <w:name w:val="Light Shading Accent 6"/>
    <w:basedOn w:val="TableNormal"/>
    <w:uiPriority w:val="60"/>
    <w:rsid w:val="00D42D0B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0E6BDE"/>
    <w:pPr>
      <w:spacing w:after="0"/>
    </w:pPr>
  </w:style>
  <w:style w:type="paragraph" w:styleId="BodyText">
    <w:name w:val="Body Text"/>
    <w:basedOn w:val="Normal"/>
    <w:link w:val="BodyTextChar"/>
    <w:rsid w:val="005F5ADA"/>
    <w:pPr>
      <w:spacing w:after="240" w:line="240" w:lineRule="atLeast"/>
      <w:ind w:firstLine="360"/>
    </w:pPr>
    <w:rPr>
      <w:rFonts w:ascii="Garamond" w:eastAsia="Times New Roman" w:hAnsi="Garamond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5F5ADA"/>
    <w:rPr>
      <w:rFonts w:ascii="Garamond" w:eastAsia="Times New Roman" w:hAnsi="Garamond" w:cs="Times New Roman"/>
      <w:szCs w:val="20"/>
      <w:lang w:val="en-US" w:eastAsia="en-US"/>
    </w:rPr>
  </w:style>
  <w:style w:type="paragraph" w:customStyle="1" w:styleId="SubtitleCover">
    <w:name w:val="Subtitle Cover"/>
    <w:basedOn w:val="TitleCover"/>
    <w:next w:val="BodyText"/>
    <w:rsid w:val="005F5ADA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5F5ADA"/>
    <w:pPr>
      <w:keepNext/>
      <w:keepLines/>
      <w:spacing w:after="240" w:line="720" w:lineRule="atLeast"/>
      <w:jc w:val="center"/>
    </w:pPr>
    <w:rPr>
      <w:rFonts w:ascii="Garamond" w:eastAsia="Times New Roman" w:hAnsi="Garamond"/>
      <w:caps/>
      <w:spacing w:val="65"/>
      <w:kern w:val="20"/>
      <w:sz w:val="64"/>
      <w:szCs w:val="20"/>
      <w:lang w:val="en-US"/>
    </w:rPr>
  </w:style>
  <w:style w:type="paragraph" w:styleId="Subtitle">
    <w:name w:val="Subtitle"/>
    <w:basedOn w:val="Title"/>
    <w:next w:val="BodyText"/>
    <w:link w:val="SubtitleChar"/>
    <w:qFormat/>
    <w:rsid w:val="005F5ADA"/>
    <w:pPr>
      <w:keepNext/>
      <w:keepLines/>
      <w:pBdr>
        <w:bottom w:val="none" w:sz="0" w:space="0" w:color="auto"/>
      </w:pBdr>
      <w:spacing w:before="140" w:after="420"/>
      <w:contextualSpacing w:val="0"/>
      <w:jc w:val="center"/>
    </w:pPr>
    <w:rPr>
      <w:rFonts w:ascii="Garamond" w:eastAsia="Times New Roman" w:hAnsi="Garamond" w:cs="Times New Roman"/>
      <w:caps/>
      <w:color w:val="auto"/>
      <w:spacing w:val="20"/>
      <w:kern w:val="20"/>
      <w:sz w:val="22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rsid w:val="005F5ADA"/>
    <w:rPr>
      <w:rFonts w:ascii="Garamond" w:eastAsia="Times New Roman" w:hAnsi="Garamond" w:cs="Times New Roman"/>
      <w:caps/>
      <w:spacing w:val="20"/>
      <w:kern w:val="20"/>
      <w:szCs w:val="20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5F5AD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F5AD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2715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7154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7154"/>
    <w:rPr>
      <w:rFonts w:ascii="Times New Roman" w:eastAsiaTheme="minorHAnsi" w:hAnsi="Times New Roman" w:cs="Times New Roman"/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715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7154"/>
    <w:rPr>
      <w:rFonts w:ascii="Times New Roman" w:eastAsiaTheme="minorHAnsi" w:hAnsi="Times New Roman" w:cs="Times New Roman"/>
      <w:b/>
      <w:bCs/>
      <w:sz w:val="20"/>
      <w:szCs w:val="20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1155E"/>
    <w:pPr>
      <w:spacing w:after="0" w:line="240" w:lineRule="auto"/>
    </w:pPr>
    <w:rPr>
      <w:rFonts w:ascii="Lucida Grande" w:hAnsi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1155E"/>
    <w:rPr>
      <w:rFonts w:ascii="Lucida Grande" w:eastAsiaTheme="minorHAnsi" w:hAnsi="Lucida Grande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header" Target="header5.xml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header" Target="header6.xml"/><Relationship Id="rId9" Type="http://schemas.openxmlformats.org/officeDocument/2006/relationships/header" Target="head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eader" Target="header7.xml"/><Relationship Id="rId34" Type="http://schemas.openxmlformats.org/officeDocument/2006/relationships/header" Target="header8.xml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1" Type="http://schemas.openxmlformats.org/officeDocument/2006/relationships/image" Target="media/image2.jpe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comments" Target="comments.xml"/><Relationship Id="rId15" Type="http://schemas.openxmlformats.org/officeDocument/2006/relationships/footer" Target="footer3.xml"/><Relationship Id="rId16" Type="http://schemas.openxmlformats.org/officeDocument/2006/relationships/image" Target="media/image3.png"/><Relationship Id="rId17" Type="http://schemas.openxmlformats.org/officeDocument/2006/relationships/header" Target="header3.xml"/><Relationship Id="rId18" Type="http://schemas.openxmlformats.org/officeDocument/2006/relationships/header" Target="header4.xml"/><Relationship Id="rId19" Type="http://schemas.openxmlformats.org/officeDocument/2006/relationships/image" Target="media/image4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header" Target="header9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JON11</b:Tag>
    <b:SourceType>Book</b:SourceType>
    <b:Guid>{4F11D533-F41A-4B3B-87B6-CC99E3616A91}</b:Guid>
    <b:Author>
      <b:Author>
        <b:NameList>
          <b:Person>
            <b:Last>DUCKETT</b:Last>
            <b:First>JON</b:First>
          </b:Person>
        </b:NameList>
      </b:Author>
    </b:Author>
    <b:Title>HTML &amp; CSS</b:Title>
    <b:Year>2011</b:Year>
    <b:City>Indiapolis</b:City>
    <b:Publisher>John Wiley &amp; Sons, Inc</b:Publisher>
    <b:RefOrder>10</b:RefOrder>
  </b:Source>
  <b:Source>
    <b:Tag>Boo15</b:Tag>
    <b:SourceType>InternetSite</b:SourceType>
    <b:Guid>{9393CEE8-1262-41E8-9269-1F76A73499BC}</b:Guid>
    <b:Title>Bootstrap</b:Title>
    <b:InternetSiteTitle>Bootstrap</b:InternetSiteTitle>
    <b:YearAccessed>2015</b:YearAccessed>
    <b:MonthAccessed>Junho</b:MonthAccessed>
    <b:URL>http://getbootstrap.com</b:URL>
    <b:RefOrder>11</b:RefOrder>
  </b:Source>
  <b:Source>
    <b:Tag>Sta15</b:Tag>
    <b:SourceType>InternetSite</b:SourceType>
    <b:Guid>{8FE3CE8B-E368-4B91-9FB4-5F3392C093A8}</b:Guid>
    <b:InternetSiteTitle>Stack Overflow</b:InternetSiteTitle>
    <b:YearAccessed>2015</b:YearAccessed>
    <b:URL>http://stackoverflow.com/</b:URL>
    <b:RefOrder>12</b:RefOrder>
  </b:Source>
  <b:Source>
    <b:Tag>W3S</b:Tag>
    <b:SourceType>InternetSite</b:SourceType>
    <b:Guid>{9D5B48C4-1A4C-4D90-940D-2889FBEF90F1}</b:Guid>
    <b:InternetSiteTitle>W3Schools Online Web Tutorials</b:InternetSiteTitle>
    <b:URL>http://www.w3schools.com/</b:URL>
    <b:YearAccessed>2015</b:YearAccessed>
    <b:RefOrder>13</b:RefOrder>
  </b:Source>
  <b:Source>
    <b:Tag>Bib15</b:Tag>
    <b:SourceType>InternetSite</b:SourceType>
    <b:Guid>{0F377B32-659B-43E4-B662-4EE5B23985D9}</b:Guid>
    <b:YearAccessed>2015</b:YearAccessed>
    <b:URL>http://bdigital.ipg.pt/dspace/</b:URL>
    <b:InternetSiteTitle>Biblioteca Digital do IPG</b:InternetSiteTitle>
    <b:Title>Biblioteca Digital do IPG</b:Title>
    <b:RefOrder>14</b:RefOrder>
  </b:Source>
  <b:Source>
    <b:Tag>Cal15</b:Tag>
    <b:SourceType>InternetSite</b:SourceType>
    <b:Guid>{E159F85C-D02A-4E5A-AD3F-C63869A6B0C8}</b:Guid>
    <b:InternetSiteTitle>24Ways</b:InternetSiteTitle>
    <b:YearAccessed>2015</b:YearAccessed>
    <b:MonthAccessed>Julho</b:MonthAccessed>
    <b:URL>http://24ways.org/2010/calculating-color-contrast/</b:URL>
    <b:Title>Calculating color contrast</b:Title>
    <b:RefOrder>15</b:RefOrder>
  </b:Source>
  <b:Source>
    <b:Tag>moq15</b:Tag>
    <b:SourceType>InternetSite</b:SourceType>
    <b:Guid>{B502B1C8-652F-4F04-8A43-BC5F30D35B89}</b:Guid>
    <b:InternetSiteTitle>Moqups</b:InternetSiteTitle>
    <b:YearAccessed>2015</b:YearAccessed>
    <b:MonthAccessed>Junho</b:MonthAccessed>
    <b:URL>moqups.com</b:URL>
    <b:Title>Moqups</b:Title>
    <b:RefOrder>16</b:RefOrder>
  </b:Source>
  <b:Source>
    <b:Tag>Pal15</b:Tag>
    <b:SourceType>InternetSite</b:SourceType>
    <b:Guid>{97D482C1-6570-40B8-A912-0BB483508934}</b:Guid>
    <b:InternetSiteTitle>Palleton - The Color Scheme Designer</b:InternetSiteTitle>
    <b:YearAccessed>2015</b:YearAccessed>
    <b:MonthAccessed>Junho</b:MonthAccessed>
    <b:URL>http://paletton.com/</b:URL>
    <b:Title>Palleton - The Color Scheme Designer</b:Title>
    <b:RefOrder>17</b:RefOrder>
  </b:Source>
  <b:Source>
    <b:Tag>Usa15</b:Tag>
    <b:SourceType>InternetSite</b:SourceType>
    <b:Guid>{76EBCB4A-3F24-4DEF-AFF4-64C5B974AB9E}</b:Guid>
    <b:InternetSiteTitle>ColorSchemeDesigner</b:InternetSiteTitle>
    <b:YearAccessed>2015</b:YearAccessed>
    <b:MonthAccessed>Julho</b:MonthAccessed>
    <b:URL>http://www.colorschemedesigner.com/blog/usage/</b:URL>
    <b:Title>Usage | ColorSchemeDesigner</b:Title>
    <b:RefOrder>18</b:RefOrder>
  </b:Source>
  <b:Source>
    <b:Tag>Moz15</b:Tag>
    <b:SourceType>InternetSite</b:SourceType>
    <b:Guid>{9FAC2392-7002-4CDE-A5D4-2FCE79EAD5BE}</b:Guid>
    <b:Title>Mozilla Developer Network</b:Title>
    <b:InternetSiteTitle>HTML | MDN</b:InternetSiteTitle>
    <b:URL>https://developer.mozilla.org/en-US/docs/Web/HTML</b:URL>
    <b:YearAccessed>2015</b:YearAccessed>
    <b:MonthAccessed>Julho</b:MonthAccessed>
    <b:RefOrder>4</b:RefOrder>
  </b:Source>
  <b:Source>
    <b:Tag>W3S15</b:Tag>
    <b:SourceType>InternetSite</b:SourceType>
    <b:Guid>{EB72DAB3-8CCF-4F80-B186-C33248002A3F}</b:Guid>
    <b:Title>W3Schools - AJAX</b:Title>
    <b:InternetSiteTitle>W3Schools</b:InternetSiteTitle>
    <b:URL>http://www.w3schools.com/ajax/ajax_intro.asp</b:URL>
    <b:YearAccessed>2015</b:YearAccessed>
    <b:MonthAccessed>Julho</b:MonthAccessed>
    <b:RefOrder>7</b:RefOrder>
  </b:Source>
  <b:Source>
    <b:Tag>Sny10</b:Tag>
    <b:SourceType>Book</b:SourceType>
    <b:Guid>{AA49325B-09DB-4AF2-A354-1FE4753F43F4}</b:Guid>
    <b:Title>Pro PHP Security</b:Title>
    <b:Year>2010</b:Year>
    <b:City>New York</b:City>
    <b:Publisher>Springer Science+Business Media, LLC.</b:Publisher>
    <b:Author>
      <b:Author>
        <b:NameList>
          <b:Person>
            <b:Last>Snyder</b:Last>
            <b:First>Chris</b:First>
          </b:Person>
          <b:Person>
            <b:Last>Myer</b:Last>
            <b:First>Thomas</b:First>
          </b:Person>
          <b:Person>
            <b:Last>Southwell</b:Last>
            <b:First>Michael</b:First>
          </b:Person>
        </b:NameList>
      </b:Author>
    </b:Author>
    <b:RefOrder>19</b:RefOrder>
  </b:Source>
  <b:Source>
    <b:Tag>Wik</b:Tag>
    <b:SourceType>InternetSite</b:SourceType>
    <b:Guid>{81EBEAEF-C14A-463A-9F80-D15C86D2D627}</b:Guid>
    <b:InternetSiteTitle>W3</b:InternetSiteTitle>
    <b:URL>http://www.w3.org/TR/2011/REC-CSS2-20110607/about.html</b:URL>
    <b:Title>W3 - CSS</b:Title>
    <b:YearAccessed>2015</b:YearAccessed>
    <b:MonthAccessed>Julho</b:MonthAccessed>
    <b:RefOrder>5</b:RefOrder>
  </b:Source>
  <b:Source xmlns:b="http://schemas.openxmlformats.org/officeDocument/2006/bibliography">
    <b:Tag>Wik151</b:Tag>
    <b:SourceType>InternetSite</b:SourceType>
    <b:Guid>{44DC3014-E389-4820-B813-D1ABF77C978A}</b:Guid>
    <b:Title>Wikipedia - Use Case Diagram</b:Title>
    <b:URL>https://en.wikipedia.org/wiki/Use_Case_Diagram</b:URL>
    <b:InternetSiteTitle>Wikipedia</b:InternetSiteTitle>
    <b:YearAccessed>2015</b:YearAccessed>
    <b:MonthAccessed>Julho</b:MonthAccessed>
    <b:RefOrder>3</b:RefOrder>
  </b:Source>
  <b:Source xmlns:b="http://schemas.openxmlformats.org/officeDocument/2006/bibliography">
    <b:Tag>15Ju</b:Tag>
    <b:SourceType>InternetSite</b:SourceType>
    <b:Guid>{5ED6E9FA-5DD1-44D5-9028-44415F34C02C}</b:Guid>
    <b:URL>http://www.cs.usfca.edu/~parrt/course/601/lectures/xp.html</b:URL>
    <b:Title>Extreme Programing</b:Title>
    <b:InternetSiteTitle>USFCS</b:InternetSiteTitle>
    <b:YearAccessed>2015</b:YearAccessed>
    <b:MonthAccessed>Junho</b:MonthAccessed>
    <b:RefOrder>1</b:RefOrder>
  </b:Source>
  <b:Source xmlns:b="http://schemas.openxmlformats.org/officeDocument/2006/bibliography">
    <b:Tag>Wik15</b:Tag>
    <b:SourceType>InternetSite</b:SourceType>
    <b:Guid>{CF871B96-6668-4055-ACEE-D3FAED2A21EA}</b:Guid>
    <b:Title>Regional ITS Architecture Guidance Document</b:Title>
    <b:URL>http://ops.fhwa.dot.gov/publications/regitsarchguide/5defineint.htm</b:URL>
    <b:InternetSiteTitle>FHWA Operations</b:InternetSiteTitle>
    <b:YearAccessed>2015</b:YearAccessed>
    <b:MonthAccessed>Julho</b:MonthAccessed>
    <b:RefOrder>2</b:RefOrder>
  </b:Source>
  <b:Source xmlns:b="http://schemas.openxmlformats.org/officeDocument/2006/bibliography">
    <b:Tag>Wik153</b:Tag>
    <b:SourceType>InternetSite</b:SourceType>
    <b:Guid>{713B6FF7-D212-473E-A387-5B6E6FEBE058}</b:Guid>
    <b:Title>MySQL::Why MySQL?</b:Title>
    <b:InternetSiteTitle>MySQL</b:InternetSiteTitle>
    <b:URL>http://www.mysql.com/why-mysql/</b:URL>
    <b:YearAccessed>2015</b:YearAccessed>
    <b:MonthAccessed>Julho</b:MonthAccessed>
    <b:RefOrder>8</b:RefOrder>
  </b:Source>
  <b:Source xmlns:b="http://schemas.openxmlformats.org/officeDocument/2006/bibliography">
    <b:Tag>Wik152</b:Tag>
    <b:SourceType>InternetSite</b:SourceType>
    <b:Guid>{E965CA43-8687-48B8-AECD-14AC1D56925D}</b:Guid>
    <b:Title>PHP: Prefácio - Manual</b:Title>
    <b:InternetSiteTitle>PHP</b:InternetSiteTitle>
    <b:URL>http://php.net/manual/pt_BR/preface.php</b:URL>
    <b:YearAccessed>2015</b:YearAccessed>
    <b:MonthAccessed>Julho</b:MonthAccessed>
    <b:RefOrder>6</b:RefOrder>
  </b:Source>
  <b:Source>
    <b:Tag>Git15</b:Tag>
    <b:SourceType>InternetSite</b:SourceType>
    <b:Guid>{86E37EE5-814D-48CD-9250-4B50BBB4287D}</b:Guid>
    <b:Title>GitHub | Crunchbase</b:Title>
    <b:InternetSiteTitle>Crunchbase</b:InternetSiteTitle>
    <b:YearAccessed>2015</b:YearAccessed>
    <b:MonthAccessed>Julho</b:MonthAccessed>
    <b:URL>https://www.crunchbase.com/organization/github</b:URL>
    <b:RefOrder>9</b:RefOrder>
  </b:Source>
</b:Sources>
</file>

<file path=customXml/itemProps1.xml><?xml version="1.0" encoding="utf-8"?>
<ds:datastoreItem xmlns:ds="http://schemas.openxmlformats.org/officeDocument/2006/customXml" ds:itemID="{D2D34845-66A9-5048-9E41-5BE6C430D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3297</TotalTime>
  <Pages>66</Pages>
  <Words>11359</Words>
  <Characters>64751</Characters>
  <Application>Microsoft Macintosh Word</Application>
  <DocSecurity>0</DocSecurity>
  <Lines>539</Lines>
  <Paragraphs>151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VascoF</dc:creator>
  <cp:lastModifiedBy>José Fonseca</cp:lastModifiedBy>
  <cp:revision>142</cp:revision>
  <cp:lastPrinted>2015-11-25T23:25:00Z</cp:lastPrinted>
  <dcterms:created xsi:type="dcterms:W3CDTF">2015-10-27T11:23:00Z</dcterms:created>
  <dcterms:modified xsi:type="dcterms:W3CDTF">2015-11-27T17:55:00Z</dcterms:modified>
</cp:coreProperties>
</file>